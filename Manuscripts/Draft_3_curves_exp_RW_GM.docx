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A5CA0A" w14:textId="77777777" w:rsidR="00583B05" w:rsidRDefault="00583B05" w:rsidP="00902434"/>
    <w:p w14:paraId="4A44B960" w14:textId="16C118C9" w:rsidR="00902434" w:rsidRDefault="009A57D6" w:rsidP="00902434">
      <w:pPr>
        <w:spacing w:line="480" w:lineRule="auto"/>
        <w:jc w:val="center"/>
        <w:rPr>
          <w:b/>
          <w:sz w:val="28"/>
          <w:szCs w:val="28"/>
        </w:rPr>
      </w:pPr>
      <w:r>
        <w:rPr>
          <w:b/>
          <w:sz w:val="28"/>
          <w:szCs w:val="28"/>
        </w:rPr>
        <w:t xml:space="preserve">Error </w:t>
      </w:r>
      <w:r w:rsidR="007C2F23">
        <w:rPr>
          <w:b/>
          <w:sz w:val="28"/>
          <w:szCs w:val="28"/>
        </w:rPr>
        <w:t>accumulat</w:t>
      </w:r>
      <w:r>
        <w:rPr>
          <w:b/>
          <w:sz w:val="28"/>
          <w:szCs w:val="28"/>
        </w:rPr>
        <w:t xml:space="preserve">ion </w:t>
      </w:r>
      <w:r w:rsidR="0057557F">
        <w:rPr>
          <w:b/>
          <w:sz w:val="28"/>
          <w:szCs w:val="28"/>
        </w:rPr>
        <w:t xml:space="preserve">when </w:t>
      </w:r>
      <w:r>
        <w:rPr>
          <w:b/>
          <w:sz w:val="28"/>
          <w:szCs w:val="28"/>
        </w:rPr>
        <w:t xml:space="preserve">steering </w:t>
      </w:r>
      <w:r w:rsidR="00851133">
        <w:rPr>
          <w:b/>
          <w:sz w:val="28"/>
          <w:szCs w:val="28"/>
        </w:rPr>
        <w:t xml:space="preserve">toward </w:t>
      </w:r>
      <w:r>
        <w:rPr>
          <w:b/>
          <w:sz w:val="28"/>
          <w:szCs w:val="28"/>
        </w:rPr>
        <w:t>curves</w:t>
      </w:r>
      <w:r w:rsidR="00851133">
        <w:rPr>
          <w:b/>
          <w:sz w:val="28"/>
          <w:szCs w:val="28"/>
        </w:rPr>
        <w:t xml:space="preserve"> </w:t>
      </w:r>
    </w:p>
    <w:p w14:paraId="49886640" w14:textId="77777777" w:rsidR="00902434" w:rsidRDefault="00902434" w:rsidP="00902434">
      <w:pPr>
        <w:spacing w:line="480" w:lineRule="auto"/>
        <w:jc w:val="center"/>
        <w:rPr>
          <w:b/>
          <w:sz w:val="28"/>
          <w:szCs w:val="28"/>
        </w:rPr>
      </w:pPr>
    </w:p>
    <w:p w14:paraId="10C77EF1" w14:textId="3B1694F2" w:rsidR="00902434" w:rsidRDefault="00902434" w:rsidP="00902434">
      <w:pPr>
        <w:spacing w:line="480" w:lineRule="auto"/>
        <w:jc w:val="center"/>
        <w:rPr>
          <w:b/>
          <w:sz w:val="18"/>
          <w:szCs w:val="18"/>
          <w:vertAlign w:val="superscript"/>
        </w:rPr>
      </w:pPr>
      <w:r>
        <w:rPr>
          <w:b/>
          <w:sz w:val="18"/>
          <w:szCs w:val="18"/>
        </w:rPr>
        <w:t>Courtney M. Goodridge</w:t>
      </w:r>
      <w:r>
        <w:rPr>
          <w:b/>
          <w:sz w:val="18"/>
          <w:szCs w:val="18"/>
          <w:vertAlign w:val="superscript"/>
        </w:rPr>
        <w:t>1</w:t>
      </w:r>
      <w:r w:rsidR="008A58B8">
        <w:rPr>
          <w:b/>
          <w:sz w:val="18"/>
          <w:szCs w:val="18"/>
        </w:rPr>
        <w:t xml:space="preserve">, </w:t>
      </w:r>
      <w:r>
        <w:rPr>
          <w:b/>
          <w:sz w:val="18"/>
          <w:szCs w:val="18"/>
        </w:rPr>
        <w:t>Jac Billington</w:t>
      </w:r>
      <w:r>
        <w:rPr>
          <w:b/>
          <w:sz w:val="18"/>
          <w:szCs w:val="18"/>
          <w:vertAlign w:val="superscript"/>
        </w:rPr>
        <w:t>1</w:t>
      </w:r>
      <w:r>
        <w:rPr>
          <w:b/>
          <w:sz w:val="18"/>
          <w:szCs w:val="18"/>
        </w:rPr>
        <w:t>, Gustav Markkula</w:t>
      </w:r>
      <w:r w:rsidR="007E2539">
        <w:rPr>
          <w:b/>
          <w:sz w:val="18"/>
          <w:szCs w:val="18"/>
          <w:vertAlign w:val="superscript"/>
        </w:rPr>
        <w:t>1,2</w:t>
      </w:r>
      <w:r>
        <w:rPr>
          <w:b/>
          <w:sz w:val="18"/>
          <w:szCs w:val="18"/>
        </w:rPr>
        <w:t>, Richard M. Wilkie</w:t>
      </w:r>
      <w:proofErr w:type="gramStart"/>
      <w:r>
        <w:rPr>
          <w:b/>
          <w:sz w:val="18"/>
          <w:szCs w:val="18"/>
          <w:vertAlign w:val="superscript"/>
        </w:rPr>
        <w:t>1,*</w:t>
      </w:r>
      <w:proofErr w:type="gramEnd"/>
    </w:p>
    <w:p w14:paraId="505DA749" w14:textId="77777777" w:rsidR="00902434" w:rsidRDefault="00902434" w:rsidP="008A58B8">
      <w:pPr>
        <w:spacing w:line="480" w:lineRule="auto"/>
        <w:jc w:val="center"/>
        <w:rPr>
          <w:sz w:val="20"/>
        </w:rPr>
      </w:pPr>
      <w:r>
        <w:rPr>
          <w:sz w:val="20"/>
          <w:vertAlign w:val="superscript"/>
        </w:rPr>
        <w:t>1</w:t>
      </w:r>
      <w:r>
        <w:rPr>
          <w:sz w:val="20"/>
        </w:rPr>
        <w:t>School of Psychology, University of Leeds</w:t>
      </w:r>
    </w:p>
    <w:p w14:paraId="33E77D27" w14:textId="317933B6" w:rsidR="00902434" w:rsidRDefault="007E2539" w:rsidP="008A58B8">
      <w:pPr>
        <w:spacing w:line="480" w:lineRule="auto"/>
        <w:jc w:val="center"/>
        <w:rPr>
          <w:sz w:val="20"/>
        </w:rPr>
      </w:pPr>
      <w:r>
        <w:rPr>
          <w:sz w:val="20"/>
          <w:vertAlign w:val="superscript"/>
        </w:rPr>
        <w:t>2</w:t>
      </w:r>
      <w:r w:rsidR="008A58B8">
        <w:rPr>
          <w:sz w:val="20"/>
          <w:vertAlign w:val="superscript"/>
        </w:rPr>
        <w:t xml:space="preserve"> </w:t>
      </w:r>
      <w:r w:rsidR="008A58B8">
        <w:rPr>
          <w:sz w:val="20"/>
        </w:rPr>
        <w:t xml:space="preserve">Institute for Transport Studies, University of Leeds </w:t>
      </w:r>
      <w:r w:rsidR="00902434">
        <w:rPr>
          <w:sz w:val="20"/>
        </w:rPr>
        <w:br/>
      </w:r>
      <w:hyperlink r:id="rId11">
        <w:r w:rsidR="00902434">
          <w:rPr>
            <w:color w:val="0000FF"/>
            <w:sz w:val="20"/>
            <w:u w:val="single"/>
          </w:rPr>
          <w:t>*r.m.wilkie@leeds.ac.uk</w:t>
        </w:r>
      </w:hyperlink>
    </w:p>
    <w:p w14:paraId="52B90EA5" w14:textId="77777777" w:rsidR="00902434" w:rsidRDefault="00902434" w:rsidP="00902434"/>
    <w:p w14:paraId="2073A2BD" w14:textId="77777777" w:rsidR="00902434" w:rsidRDefault="00902434" w:rsidP="00902434"/>
    <w:p w14:paraId="0F36FB7D" w14:textId="77777777" w:rsidR="00902434" w:rsidRDefault="00902434" w:rsidP="00902434"/>
    <w:p w14:paraId="4B5AA12F" w14:textId="77777777" w:rsidR="00902434" w:rsidRDefault="00902434" w:rsidP="00902434"/>
    <w:p w14:paraId="6EE65972" w14:textId="77777777" w:rsidR="00902434" w:rsidRDefault="00902434" w:rsidP="00902434"/>
    <w:p w14:paraId="16024E4C" w14:textId="77777777" w:rsidR="00902434" w:rsidRDefault="00902434" w:rsidP="00902434"/>
    <w:p w14:paraId="71827207" w14:textId="77777777" w:rsidR="00902434" w:rsidRDefault="00902434" w:rsidP="00902434"/>
    <w:p w14:paraId="345D6E21" w14:textId="77777777" w:rsidR="00902434" w:rsidRDefault="00902434" w:rsidP="00902434"/>
    <w:p w14:paraId="7F56BDED" w14:textId="77777777" w:rsidR="00902434" w:rsidRDefault="00902434" w:rsidP="00902434"/>
    <w:p w14:paraId="3DC13A6A" w14:textId="77777777" w:rsidR="00902434" w:rsidRDefault="00902434" w:rsidP="00902434"/>
    <w:p w14:paraId="38EABE2A" w14:textId="77777777" w:rsidR="00902434" w:rsidRDefault="00902434" w:rsidP="00902434"/>
    <w:p w14:paraId="208E19F1" w14:textId="77777777" w:rsidR="00902434" w:rsidRDefault="00902434" w:rsidP="00902434"/>
    <w:p w14:paraId="0685ED60" w14:textId="77777777" w:rsidR="00902434" w:rsidRDefault="00902434" w:rsidP="00902434"/>
    <w:p w14:paraId="5AF01F8A" w14:textId="77777777" w:rsidR="00902434" w:rsidRDefault="00902434" w:rsidP="00902434"/>
    <w:p w14:paraId="48F6DCA8" w14:textId="77777777" w:rsidR="00902434" w:rsidRDefault="00902434" w:rsidP="00902434"/>
    <w:p w14:paraId="417BE59C" w14:textId="77777777" w:rsidR="00902434" w:rsidRDefault="00902434" w:rsidP="00902434"/>
    <w:p w14:paraId="13686772" w14:textId="104BF468" w:rsidR="00902434" w:rsidRDefault="00902434" w:rsidP="00902434"/>
    <w:p w14:paraId="6E1139C0" w14:textId="6154B232" w:rsidR="00D31456" w:rsidRPr="00D31456" w:rsidRDefault="00902434" w:rsidP="005F0BC5">
      <w:pPr>
        <w:pStyle w:val="Heading1"/>
        <w:spacing w:line="480" w:lineRule="auto"/>
        <w:rPr>
          <w:rFonts w:eastAsia="Arial"/>
          <w:b w:val="0"/>
          <w:color w:val="000000"/>
          <w:sz w:val="22"/>
          <w:szCs w:val="22"/>
        </w:rPr>
      </w:pPr>
      <w:r w:rsidRPr="00902434">
        <w:rPr>
          <w:rFonts w:eastAsia="Arial"/>
          <w:color w:val="000000"/>
          <w:sz w:val="22"/>
          <w:szCs w:val="22"/>
        </w:rPr>
        <w:lastRenderedPageBreak/>
        <w:t>Abstract</w:t>
      </w:r>
      <w:r w:rsidR="00D31456">
        <w:rPr>
          <w:color w:val="000000"/>
          <w:sz w:val="22"/>
          <w:szCs w:val="22"/>
          <w:highlight w:val="white"/>
        </w:rPr>
        <w:t xml:space="preserve"> </w:t>
      </w:r>
    </w:p>
    <w:p w14:paraId="0EC514B0" w14:textId="56360D3A" w:rsidR="00902434" w:rsidRPr="00902434" w:rsidRDefault="005A138F" w:rsidP="00902434">
      <w:pPr>
        <w:spacing w:line="480" w:lineRule="auto"/>
        <w:jc w:val="both"/>
        <w:rPr>
          <w:color w:val="000000"/>
          <w:sz w:val="22"/>
          <w:szCs w:val="22"/>
          <w:highlight w:val="white"/>
        </w:rPr>
      </w:pPr>
      <w:r>
        <w:rPr>
          <w:color w:val="000000"/>
          <w:sz w:val="22"/>
          <w:szCs w:val="22"/>
          <w:highlight w:val="white"/>
        </w:rPr>
        <w:t>To</w:t>
      </w:r>
      <w:r w:rsidR="00D61511" w:rsidRPr="00D61511">
        <w:rPr>
          <w:color w:val="000000"/>
          <w:sz w:val="22"/>
          <w:szCs w:val="22"/>
          <w:highlight w:val="white"/>
        </w:rPr>
        <w:t xml:space="preserve"> </w:t>
      </w:r>
      <w:r w:rsidR="00D61511">
        <w:rPr>
          <w:color w:val="000000"/>
          <w:sz w:val="22"/>
          <w:szCs w:val="22"/>
          <w:highlight w:val="white"/>
        </w:rPr>
        <w:t>steer a</w:t>
      </w:r>
      <w:r w:rsidR="007C12EE">
        <w:rPr>
          <w:color w:val="000000"/>
          <w:sz w:val="22"/>
          <w:szCs w:val="22"/>
          <w:highlight w:val="white"/>
        </w:rPr>
        <w:t xml:space="preserve"> vehicle, </w:t>
      </w:r>
      <w:r w:rsidR="00D61511" w:rsidRPr="00D61511">
        <w:rPr>
          <w:color w:val="000000"/>
          <w:sz w:val="22"/>
          <w:szCs w:val="22"/>
          <w:highlight w:val="white"/>
        </w:rPr>
        <w:t>human</w:t>
      </w:r>
      <w:r w:rsidR="007C12EE">
        <w:rPr>
          <w:color w:val="000000"/>
          <w:sz w:val="22"/>
          <w:szCs w:val="22"/>
          <w:highlight w:val="white"/>
        </w:rPr>
        <w:t>s</w:t>
      </w:r>
      <w:r w:rsidR="00D61511" w:rsidRPr="00D61511">
        <w:rPr>
          <w:color w:val="000000"/>
          <w:sz w:val="22"/>
          <w:szCs w:val="22"/>
          <w:highlight w:val="white"/>
        </w:rPr>
        <w:t xml:space="preserve"> must</w:t>
      </w:r>
      <w:r w:rsidR="00D61511" w:rsidRPr="00D61511">
        <w:rPr>
          <w:color w:val="000000"/>
          <w:sz w:val="22"/>
          <w:szCs w:val="22"/>
        </w:rPr>
        <w:t xml:space="preserve"> </w:t>
      </w:r>
      <w:r w:rsidR="00D61511" w:rsidRPr="00D61511">
        <w:rPr>
          <w:sz w:val="22"/>
          <w:szCs w:val="22"/>
        </w:rPr>
        <w:t xml:space="preserve">process incoming signals that provide information about the state of the world. These signals are used to inform motor control responses that are appropriately timed and of the correct magnitude. </w:t>
      </w:r>
      <w:r w:rsidR="00D61511">
        <w:rPr>
          <w:sz w:val="22"/>
          <w:szCs w:val="22"/>
        </w:rPr>
        <w:t>However</w:t>
      </w:r>
      <w:r w:rsidR="005455B3">
        <w:rPr>
          <w:sz w:val="22"/>
          <w:szCs w:val="22"/>
        </w:rPr>
        <w:t>,</w:t>
      </w:r>
      <w:r w:rsidR="00D61511">
        <w:rPr>
          <w:sz w:val="22"/>
          <w:szCs w:val="22"/>
        </w:rPr>
        <w:t xml:space="preserve"> the perceptual mechanisms that determine how drivers process this visual information are unclear. </w:t>
      </w:r>
      <w:r w:rsidR="00D61511">
        <w:rPr>
          <w:color w:val="000000"/>
          <w:sz w:val="22"/>
          <w:szCs w:val="22"/>
          <w:highlight w:val="white"/>
        </w:rPr>
        <w:t xml:space="preserve">Previous research </w:t>
      </w:r>
      <w:r w:rsidR="009A57D6">
        <w:rPr>
          <w:color w:val="000000"/>
          <w:sz w:val="22"/>
          <w:szCs w:val="22"/>
          <w:highlight w:val="white"/>
        </w:rPr>
        <w:t xml:space="preserve">demonstrated </w:t>
      </w:r>
      <w:r w:rsidR="00D61511">
        <w:rPr>
          <w:color w:val="000000"/>
          <w:sz w:val="22"/>
          <w:szCs w:val="22"/>
          <w:highlight w:val="white"/>
        </w:rPr>
        <w:t xml:space="preserve">that </w:t>
      </w:r>
      <w:r w:rsidR="009A57D6">
        <w:rPr>
          <w:color w:val="000000"/>
          <w:sz w:val="22"/>
          <w:szCs w:val="22"/>
          <w:highlight w:val="white"/>
        </w:rPr>
        <w:t xml:space="preserve">when steering toward a straight road-line, </w:t>
      </w:r>
      <w:r w:rsidR="00D61511">
        <w:rPr>
          <w:color w:val="000000"/>
          <w:sz w:val="22"/>
          <w:szCs w:val="22"/>
          <w:highlight w:val="white"/>
        </w:rPr>
        <w:t xml:space="preserve">drivers accumulate perceptual evidence (error) over time to initiate </w:t>
      </w:r>
      <w:r w:rsidR="009A57D6">
        <w:rPr>
          <w:color w:val="000000"/>
          <w:sz w:val="22"/>
          <w:szCs w:val="22"/>
          <w:highlight w:val="white"/>
        </w:rPr>
        <w:t xml:space="preserve">their </w:t>
      </w:r>
      <w:r w:rsidR="00D61511">
        <w:rPr>
          <w:color w:val="000000"/>
          <w:sz w:val="22"/>
          <w:szCs w:val="22"/>
          <w:highlight w:val="white"/>
        </w:rPr>
        <w:t>steering action</w:t>
      </w:r>
      <w:r w:rsidR="001668FF">
        <w:rPr>
          <w:color w:val="000000"/>
          <w:sz w:val="22"/>
          <w:szCs w:val="22"/>
          <w:highlight w:val="white"/>
        </w:rPr>
        <w:t xml:space="preserve"> (Accumulator framework)</w:t>
      </w:r>
      <w:r w:rsidR="00D61511">
        <w:rPr>
          <w:color w:val="000000"/>
          <w:sz w:val="22"/>
          <w:szCs w:val="22"/>
          <w:highlight w:val="white"/>
        </w:rPr>
        <w:t>, rather than waiting for perceptual evidence to surpass time-independent fixed thresholds</w:t>
      </w:r>
      <w:r w:rsidR="001668FF">
        <w:rPr>
          <w:color w:val="000000"/>
          <w:sz w:val="22"/>
          <w:szCs w:val="22"/>
          <w:highlight w:val="white"/>
        </w:rPr>
        <w:t xml:space="preserve"> (Threshold framework)</w:t>
      </w:r>
      <w:r w:rsidR="00D61511">
        <w:rPr>
          <w:color w:val="000000"/>
          <w:sz w:val="22"/>
          <w:szCs w:val="22"/>
          <w:highlight w:val="white"/>
        </w:rPr>
        <w:t xml:space="preserve">. </w:t>
      </w:r>
      <w:r w:rsidR="00012228">
        <w:rPr>
          <w:color w:val="000000"/>
          <w:sz w:val="22"/>
          <w:szCs w:val="22"/>
          <w:highlight w:val="white"/>
        </w:rPr>
        <w:t>Howe</w:t>
      </w:r>
      <w:r w:rsidR="00675861">
        <w:rPr>
          <w:color w:val="000000"/>
          <w:sz w:val="22"/>
          <w:szCs w:val="22"/>
          <w:highlight w:val="white"/>
        </w:rPr>
        <w:t>ver, straight road-lines are a highly simplified case</w:t>
      </w:r>
      <w:r w:rsidR="0077382B">
        <w:rPr>
          <w:color w:val="000000"/>
          <w:sz w:val="22"/>
          <w:szCs w:val="22"/>
          <w:highlight w:val="white"/>
        </w:rPr>
        <w:t xml:space="preserve"> with a </w:t>
      </w:r>
      <w:r w:rsidR="00EC0E08">
        <w:rPr>
          <w:color w:val="000000"/>
          <w:sz w:val="22"/>
          <w:szCs w:val="22"/>
          <w:highlight w:val="white"/>
        </w:rPr>
        <w:t xml:space="preserve">constrained set of </w:t>
      </w:r>
      <w:r w:rsidR="00B46157">
        <w:rPr>
          <w:color w:val="000000"/>
          <w:sz w:val="22"/>
          <w:szCs w:val="22"/>
          <w:highlight w:val="white"/>
        </w:rPr>
        <w:t>visual cues</w:t>
      </w:r>
      <w:r>
        <w:rPr>
          <w:color w:val="000000"/>
          <w:sz w:val="22"/>
          <w:szCs w:val="22"/>
          <w:highlight w:val="white"/>
        </w:rPr>
        <w:t xml:space="preserve">. Furthermore, </w:t>
      </w:r>
      <w:proofErr w:type="gramStart"/>
      <w:r>
        <w:rPr>
          <w:color w:val="000000"/>
          <w:sz w:val="22"/>
          <w:szCs w:val="22"/>
          <w:highlight w:val="white"/>
        </w:rPr>
        <w:t>with regard to</w:t>
      </w:r>
      <w:proofErr w:type="gramEnd"/>
      <w:r>
        <w:rPr>
          <w:color w:val="000000"/>
          <w:sz w:val="22"/>
          <w:szCs w:val="22"/>
          <w:highlight w:val="white"/>
        </w:rPr>
        <w:t xml:space="preserve"> traffic safety, curve driving is of high applied interest and thus it is important to test whether the Accumulator theory applies within this setting also. Therefore</w:t>
      </w:r>
      <w:r w:rsidR="009E7BF9">
        <w:rPr>
          <w:color w:val="000000"/>
          <w:sz w:val="22"/>
          <w:szCs w:val="22"/>
          <w:highlight w:val="white"/>
        </w:rPr>
        <w:t>,</w:t>
      </w:r>
      <w:r>
        <w:rPr>
          <w:color w:val="000000"/>
          <w:sz w:val="22"/>
          <w:szCs w:val="22"/>
          <w:highlight w:val="white"/>
        </w:rPr>
        <w:t xml:space="preserve"> t</w:t>
      </w:r>
      <w:r w:rsidR="003D0CC8">
        <w:rPr>
          <w:color w:val="000000"/>
          <w:sz w:val="22"/>
          <w:szCs w:val="22"/>
          <w:highlight w:val="white"/>
        </w:rPr>
        <w:t xml:space="preserve">he current </w:t>
      </w:r>
      <w:r w:rsidR="001A4A9B">
        <w:rPr>
          <w:color w:val="000000"/>
          <w:sz w:val="22"/>
          <w:szCs w:val="22"/>
          <w:highlight w:val="white"/>
        </w:rPr>
        <w:t>experiment aims to establish whether th</w:t>
      </w:r>
      <w:r w:rsidR="001668FF">
        <w:rPr>
          <w:color w:val="000000"/>
          <w:sz w:val="22"/>
          <w:szCs w:val="22"/>
          <w:highlight w:val="white"/>
        </w:rPr>
        <w:t xml:space="preserve">e Accumulator </w:t>
      </w:r>
      <w:r w:rsidR="001A4A9B">
        <w:rPr>
          <w:color w:val="000000"/>
          <w:sz w:val="22"/>
          <w:szCs w:val="22"/>
          <w:highlight w:val="white"/>
        </w:rPr>
        <w:t xml:space="preserve">framework still provides a good description of human responses when steering </w:t>
      </w:r>
      <w:r w:rsidR="009A57D6">
        <w:rPr>
          <w:color w:val="000000"/>
          <w:sz w:val="22"/>
          <w:szCs w:val="22"/>
          <w:highlight w:val="white"/>
        </w:rPr>
        <w:t xml:space="preserve">toward </w:t>
      </w:r>
      <w:r w:rsidR="001A4A9B" w:rsidRPr="0000549C">
        <w:rPr>
          <w:color w:val="000000"/>
          <w:sz w:val="22"/>
          <w:szCs w:val="22"/>
          <w:highlight w:val="white"/>
        </w:rPr>
        <w:t xml:space="preserve">curved </w:t>
      </w:r>
      <w:r w:rsidR="001A4A9B">
        <w:rPr>
          <w:color w:val="000000"/>
          <w:sz w:val="22"/>
          <w:szCs w:val="22"/>
          <w:highlight w:val="white"/>
        </w:rPr>
        <w:t>road-line</w:t>
      </w:r>
      <w:r w:rsidR="009A57D6">
        <w:rPr>
          <w:color w:val="000000"/>
          <w:sz w:val="22"/>
          <w:szCs w:val="22"/>
          <w:highlight w:val="white"/>
        </w:rPr>
        <w:t>s</w:t>
      </w:r>
      <w:r w:rsidR="001A4A9B">
        <w:rPr>
          <w:color w:val="000000"/>
          <w:sz w:val="22"/>
          <w:szCs w:val="22"/>
          <w:highlight w:val="white"/>
        </w:rPr>
        <w:t xml:space="preserve">. </w:t>
      </w:r>
      <w:r w:rsidR="003D0CC8">
        <w:rPr>
          <w:color w:val="000000"/>
          <w:sz w:val="22"/>
          <w:szCs w:val="22"/>
          <w:highlight w:val="white"/>
        </w:rPr>
        <w:t>U</w:t>
      </w:r>
      <w:r w:rsidR="00902434" w:rsidRPr="00902434">
        <w:rPr>
          <w:color w:val="000000"/>
          <w:sz w:val="22"/>
          <w:szCs w:val="22"/>
          <w:highlight w:val="white"/>
        </w:rPr>
        <w:t>sing a computer-generated steering cor</w:t>
      </w:r>
      <w:r w:rsidR="00051148">
        <w:rPr>
          <w:color w:val="000000"/>
          <w:sz w:val="22"/>
          <w:szCs w:val="22"/>
          <w:highlight w:val="white"/>
        </w:rPr>
        <w:t>rection paradigm, drivers (N=10</w:t>
      </w:r>
      <w:r w:rsidR="00902434" w:rsidRPr="00902434">
        <w:rPr>
          <w:color w:val="000000"/>
          <w:sz w:val="22"/>
          <w:szCs w:val="22"/>
          <w:highlight w:val="white"/>
        </w:rPr>
        <w:t>) steered towards an intermittently appearing </w:t>
      </w:r>
      <w:r w:rsidR="003D0CC8">
        <w:rPr>
          <w:color w:val="000000"/>
          <w:sz w:val="22"/>
          <w:szCs w:val="22"/>
          <w:highlight w:val="white"/>
        </w:rPr>
        <w:t xml:space="preserve">curved </w:t>
      </w:r>
      <w:r w:rsidR="00902434" w:rsidRPr="00902434">
        <w:rPr>
          <w:color w:val="000000"/>
          <w:sz w:val="22"/>
          <w:szCs w:val="22"/>
          <w:highlight w:val="white"/>
        </w:rPr>
        <w:t>road-line that varied in position an</w:t>
      </w:r>
      <w:r w:rsidR="003D0CC8">
        <w:rPr>
          <w:color w:val="000000"/>
          <w:sz w:val="22"/>
          <w:szCs w:val="22"/>
          <w:highlight w:val="white"/>
        </w:rPr>
        <w:t>d radius</w:t>
      </w:r>
      <w:r w:rsidR="00902434" w:rsidRPr="00902434">
        <w:rPr>
          <w:color w:val="000000"/>
          <w:sz w:val="22"/>
          <w:szCs w:val="22"/>
          <w:highlight w:val="white"/>
        </w:rPr>
        <w:t xml:space="preserve"> with respect to </w:t>
      </w:r>
      <w:r w:rsidR="00902434" w:rsidRPr="00902434">
        <w:rPr>
          <w:sz w:val="22"/>
          <w:szCs w:val="22"/>
        </w:rPr>
        <w:t xml:space="preserve">the driver’s position and trajectory. </w:t>
      </w:r>
      <w:r w:rsidR="001420E8">
        <w:rPr>
          <w:color w:val="000000"/>
          <w:sz w:val="22"/>
          <w:szCs w:val="22"/>
          <w:highlight w:val="white"/>
        </w:rPr>
        <w:t>A</w:t>
      </w:r>
      <w:r w:rsidR="00902434" w:rsidRPr="00902434">
        <w:rPr>
          <w:color w:val="000000"/>
          <w:sz w:val="22"/>
          <w:szCs w:val="22"/>
          <w:highlight w:val="white"/>
        </w:rPr>
        <w:t xml:space="preserve"> Threshold </w:t>
      </w:r>
      <w:r w:rsidR="00902434" w:rsidRPr="00902434">
        <w:rPr>
          <w:sz w:val="22"/>
          <w:szCs w:val="22"/>
          <w:highlight w:val="white"/>
        </w:rPr>
        <w:t>framework</w:t>
      </w:r>
      <w:r w:rsidR="001420E8">
        <w:rPr>
          <w:sz w:val="22"/>
          <w:szCs w:val="22"/>
          <w:highlight w:val="white"/>
        </w:rPr>
        <w:t xml:space="preserve"> predict</w:t>
      </w:r>
      <w:r w:rsidR="009A57D6">
        <w:rPr>
          <w:sz w:val="22"/>
          <w:szCs w:val="22"/>
          <w:highlight w:val="white"/>
        </w:rPr>
        <w:t>s</w:t>
      </w:r>
      <w:r w:rsidR="001420E8">
        <w:rPr>
          <w:sz w:val="22"/>
          <w:szCs w:val="22"/>
          <w:highlight w:val="white"/>
        </w:rPr>
        <w:t xml:space="preserve"> </w:t>
      </w:r>
      <w:r w:rsidR="00F063B6">
        <w:rPr>
          <w:sz w:val="22"/>
          <w:szCs w:val="22"/>
          <w:highlight w:val="white"/>
        </w:rPr>
        <w:t xml:space="preserve">that steering </w:t>
      </w:r>
      <w:r w:rsidR="001420E8">
        <w:rPr>
          <w:sz w:val="22"/>
          <w:szCs w:val="22"/>
          <w:highlight w:val="white"/>
        </w:rPr>
        <w:t xml:space="preserve">responses </w:t>
      </w:r>
      <w:r w:rsidR="00F063B6">
        <w:rPr>
          <w:sz w:val="22"/>
          <w:szCs w:val="22"/>
          <w:highlight w:val="white"/>
        </w:rPr>
        <w:t xml:space="preserve">would be </w:t>
      </w:r>
      <w:r w:rsidR="00C33E8F">
        <w:rPr>
          <w:sz w:val="22"/>
          <w:szCs w:val="22"/>
          <w:highlight w:val="white"/>
        </w:rPr>
        <w:t>of fixed magnitude</w:t>
      </w:r>
      <w:r w:rsidR="00F063B6">
        <w:rPr>
          <w:sz w:val="22"/>
          <w:szCs w:val="22"/>
          <w:highlight w:val="white"/>
        </w:rPr>
        <w:t xml:space="preserve"> </w:t>
      </w:r>
      <w:r w:rsidR="00C33E8F">
        <w:rPr>
          <w:sz w:val="22"/>
          <w:szCs w:val="22"/>
          <w:highlight w:val="white"/>
        </w:rPr>
        <w:t xml:space="preserve">and </w:t>
      </w:r>
      <w:r w:rsidR="001420E8">
        <w:rPr>
          <w:sz w:val="22"/>
          <w:szCs w:val="22"/>
          <w:highlight w:val="white"/>
        </w:rPr>
        <w:t xml:space="preserve">at </w:t>
      </w:r>
      <w:r w:rsidR="00902434" w:rsidRPr="00902434">
        <w:rPr>
          <w:color w:val="000000"/>
          <w:sz w:val="22"/>
          <w:szCs w:val="22"/>
          <w:highlight w:val="white"/>
        </w:rPr>
        <w:t>fixed absolute err</w:t>
      </w:r>
      <w:r w:rsidR="001420E8">
        <w:rPr>
          <w:color w:val="000000"/>
          <w:sz w:val="22"/>
          <w:szCs w:val="22"/>
          <w:highlight w:val="white"/>
        </w:rPr>
        <w:t>or</w:t>
      </w:r>
      <w:r w:rsidR="001668FF">
        <w:rPr>
          <w:color w:val="000000"/>
          <w:sz w:val="22"/>
          <w:szCs w:val="22"/>
          <w:highlight w:val="white"/>
        </w:rPr>
        <w:t>s</w:t>
      </w:r>
      <w:r w:rsidR="00902434" w:rsidRPr="00902434">
        <w:rPr>
          <w:color w:val="000000"/>
          <w:sz w:val="22"/>
          <w:szCs w:val="22"/>
          <w:highlight w:val="white"/>
        </w:rPr>
        <w:t xml:space="preserve"> across condition regardless of </w:t>
      </w:r>
      <w:r w:rsidR="001420E8">
        <w:rPr>
          <w:color w:val="000000"/>
          <w:sz w:val="22"/>
          <w:szCs w:val="22"/>
          <w:highlight w:val="white"/>
        </w:rPr>
        <w:t xml:space="preserve">the rate of error development. Conversely, </w:t>
      </w:r>
      <w:r w:rsidR="00902434" w:rsidRPr="00902434">
        <w:rPr>
          <w:color w:val="000000"/>
          <w:sz w:val="22"/>
          <w:szCs w:val="22"/>
          <w:highlight w:val="white"/>
        </w:rPr>
        <w:t xml:space="preserve">the Accumulator </w:t>
      </w:r>
      <w:r w:rsidR="00902434" w:rsidRPr="00902434">
        <w:rPr>
          <w:sz w:val="22"/>
          <w:szCs w:val="22"/>
          <w:highlight w:val="white"/>
        </w:rPr>
        <w:t xml:space="preserve">framework </w:t>
      </w:r>
      <w:r w:rsidR="00F063B6">
        <w:rPr>
          <w:sz w:val="22"/>
          <w:szCs w:val="22"/>
          <w:highlight w:val="white"/>
        </w:rPr>
        <w:t>p</w:t>
      </w:r>
      <w:r w:rsidR="00902434" w:rsidRPr="00902434">
        <w:rPr>
          <w:color w:val="000000"/>
          <w:sz w:val="22"/>
          <w:szCs w:val="22"/>
          <w:highlight w:val="white"/>
        </w:rPr>
        <w:t>red</w:t>
      </w:r>
      <w:r w:rsidR="00F063B6">
        <w:rPr>
          <w:color w:val="000000"/>
          <w:sz w:val="22"/>
          <w:szCs w:val="22"/>
          <w:highlight w:val="white"/>
        </w:rPr>
        <w:t>ict</w:t>
      </w:r>
      <w:r w:rsidR="009A57D6">
        <w:rPr>
          <w:color w:val="000000"/>
          <w:sz w:val="22"/>
          <w:szCs w:val="22"/>
          <w:highlight w:val="white"/>
        </w:rPr>
        <w:t>s</w:t>
      </w:r>
      <w:r w:rsidR="00902434" w:rsidRPr="00902434">
        <w:rPr>
          <w:color w:val="000000"/>
          <w:sz w:val="22"/>
          <w:szCs w:val="22"/>
          <w:highlight w:val="white"/>
        </w:rPr>
        <w:t xml:space="preserve"> that drivers </w:t>
      </w:r>
      <w:r w:rsidR="009A57D6">
        <w:rPr>
          <w:color w:val="000000"/>
          <w:sz w:val="22"/>
          <w:szCs w:val="22"/>
          <w:highlight w:val="white"/>
        </w:rPr>
        <w:t>sh</w:t>
      </w:r>
      <w:r w:rsidR="009A57D6" w:rsidRPr="00902434">
        <w:rPr>
          <w:color w:val="000000"/>
          <w:sz w:val="22"/>
          <w:szCs w:val="22"/>
          <w:highlight w:val="white"/>
        </w:rPr>
        <w:t xml:space="preserve">ould </w:t>
      </w:r>
      <w:r w:rsidR="00902434" w:rsidRPr="00902434">
        <w:rPr>
          <w:color w:val="000000"/>
          <w:sz w:val="22"/>
          <w:szCs w:val="22"/>
          <w:highlight w:val="white"/>
        </w:rPr>
        <w:t>respond to larger absolute errors when the error signal develop</w:t>
      </w:r>
      <w:r w:rsidR="00F063B6">
        <w:rPr>
          <w:sz w:val="22"/>
          <w:szCs w:val="22"/>
          <w:highlight w:val="white"/>
        </w:rPr>
        <w:t>ed</w:t>
      </w:r>
      <w:r w:rsidR="00902434" w:rsidRPr="00902434">
        <w:rPr>
          <w:color w:val="000000"/>
          <w:sz w:val="22"/>
          <w:szCs w:val="22"/>
          <w:highlight w:val="white"/>
        </w:rPr>
        <w:t xml:space="preserve"> at a faster rate.  Results were consistent with an Accumulator </w:t>
      </w:r>
      <w:r w:rsidR="00902434" w:rsidRPr="00902434">
        <w:rPr>
          <w:sz w:val="22"/>
          <w:szCs w:val="22"/>
          <w:highlight w:val="white"/>
        </w:rPr>
        <w:t>framework</w:t>
      </w:r>
      <w:r w:rsidR="001420E8">
        <w:rPr>
          <w:color w:val="000000"/>
          <w:sz w:val="22"/>
          <w:szCs w:val="22"/>
          <w:highlight w:val="white"/>
        </w:rPr>
        <w:t xml:space="preserve"> </w:t>
      </w:r>
      <w:r w:rsidR="00685EA3">
        <w:rPr>
          <w:color w:val="000000"/>
          <w:sz w:val="22"/>
          <w:szCs w:val="22"/>
          <w:highlight w:val="white"/>
        </w:rPr>
        <w:t xml:space="preserve">in a manner that </w:t>
      </w:r>
      <w:r w:rsidR="001420E8">
        <w:rPr>
          <w:color w:val="000000"/>
          <w:sz w:val="22"/>
          <w:szCs w:val="22"/>
          <w:highlight w:val="white"/>
        </w:rPr>
        <w:t xml:space="preserve">supports previous investigations </w:t>
      </w:r>
      <w:r w:rsidR="00685EA3">
        <w:rPr>
          <w:color w:val="000000"/>
          <w:sz w:val="22"/>
          <w:szCs w:val="22"/>
          <w:highlight w:val="white"/>
        </w:rPr>
        <w:t>as well as the computational modelling literature</w:t>
      </w:r>
      <w:r w:rsidR="001420E8">
        <w:rPr>
          <w:color w:val="000000"/>
          <w:sz w:val="22"/>
          <w:szCs w:val="22"/>
          <w:highlight w:val="white"/>
        </w:rPr>
        <w:t>. W</w:t>
      </w:r>
      <w:r w:rsidR="00902434" w:rsidRPr="00902434">
        <w:rPr>
          <w:color w:val="000000"/>
          <w:sz w:val="22"/>
          <w:szCs w:val="22"/>
          <w:highlight w:val="white"/>
        </w:rPr>
        <w:t xml:space="preserve">e propose that </w:t>
      </w:r>
      <w:r w:rsidR="001420E8">
        <w:rPr>
          <w:color w:val="000000"/>
          <w:sz w:val="22"/>
          <w:szCs w:val="22"/>
          <w:highlight w:val="white"/>
        </w:rPr>
        <w:t xml:space="preserve">the accumulation of perceptual evidence </w:t>
      </w:r>
      <w:r w:rsidR="00685EA3">
        <w:rPr>
          <w:color w:val="000000"/>
          <w:sz w:val="22"/>
          <w:szCs w:val="22"/>
          <w:highlight w:val="white"/>
        </w:rPr>
        <w:t>captures human behaviour in</w:t>
      </w:r>
      <w:r w:rsidR="001420E8">
        <w:rPr>
          <w:color w:val="000000"/>
          <w:sz w:val="22"/>
          <w:szCs w:val="22"/>
          <w:highlight w:val="white"/>
        </w:rPr>
        <w:t xml:space="preserve"> a variety of steering contexts that drivers face in the real world. </w:t>
      </w:r>
    </w:p>
    <w:p w14:paraId="39B75B4F" w14:textId="77777777" w:rsidR="00902434" w:rsidRPr="00902434" w:rsidRDefault="00902434" w:rsidP="00902434">
      <w:pPr>
        <w:spacing w:line="480" w:lineRule="auto"/>
        <w:jc w:val="both"/>
        <w:rPr>
          <w:i/>
          <w:color w:val="000000"/>
          <w:sz w:val="22"/>
          <w:szCs w:val="22"/>
          <w:highlight w:val="white"/>
        </w:rPr>
      </w:pPr>
      <w:r w:rsidRPr="00902434">
        <w:rPr>
          <w:i/>
          <w:color w:val="000000"/>
          <w:sz w:val="22"/>
          <w:szCs w:val="22"/>
          <w:highlight w:val="white"/>
        </w:rPr>
        <w:t>Keywords: Sensorimotor, Control, Perception, Action, Cognition, Driving, Automation</w:t>
      </w:r>
    </w:p>
    <w:p w14:paraId="62EB0B36" w14:textId="33059367" w:rsidR="00902434" w:rsidRPr="001668FF" w:rsidRDefault="00902434" w:rsidP="001668FF">
      <w:pPr>
        <w:spacing w:line="480" w:lineRule="auto"/>
        <w:jc w:val="both"/>
        <w:rPr>
          <w:sz w:val="22"/>
          <w:szCs w:val="22"/>
        </w:rPr>
      </w:pPr>
      <w:r w:rsidRPr="00902434">
        <w:rPr>
          <w:color w:val="000000" w:themeColor="text1"/>
          <w:sz w:val="22"/>
          <w:szCs w:val="22"/>
          <w:highlight w:val="white"/>
        </w:rPr>
        <w:t xml:space="preserve">Public significance statement: </w:t>
      </w:r>
      <w:r w:rsidRPr="00902434">
        <w:rPr>
          <w:sz w:val="22"/>
          <w:szCs w:val="22"/>
          <w:highlight w:val="white"/>
        </w:rPr>
        <w:t>D</w:t>
      </w:r>
      <w:r w:rsidRPr="00902434">
        <w:rPr>
          <w:color w:val="000000" w:themeColor="text1"/>
          <w:sz w:val="22"/>
          <w:szCs w:val="22"/>
          <w:highlight w:val="white"/>
        </w:rPr>
        <w:t xml:space="preserve">rivers </w:t>
      </w:r>
      <w:r w:rsidR="00051148" w:rsidRPr="00902434">
        <w:rPr>
          <w:color w:val="000000" w:themeColor="text1"/>
          <w:sz w:val="22"/>
          <w:szCs w:val="22"/>
          <w:highlight w:val="white"/>
        </w:rPr>
        <w:t>do not</w:t>
      </w:r>
      <w:r w:rsidRPr="00902434">
        <w:rPr>
          <w:color w:val="000000" w:themeColor="text1"/>
          <w:sz w:val="22"/>
          <w:szCs w:val="22"/>
          <w:highlight w:val="white"/>
        </w:rPr>
        <w:t xml:space="preserve"> respond </w:t>
      </w:r>
      <w:r w:rsidR="003D0CC8">
        <w:rPr>
          <w:color w:val="000000" w:themeColor="text1"/>
          <w:sz w:val="22"/>
          <w:szCs w:val="22"/>
          <w:highlight w:val="white"/>
        </w:rPr>
        <w:t xml:space="preserve">to time-independent </w:t>
      </w:r>
      <w:r w:rsidRPr="00902434">
        <w:rPr>
          <w:color w:val="000000" w:themeColor="text1"/>
          <w:sz w:val="22"/>
          <w:szCs w:val="22"/>
          <w:highlight w:val="white"/>
        </w:rPr>
        <w:t xml:space="preserve">fixed </w:t>
      </w:r>
      <w:r w:rsidR="001B41CF">
        <w:rPr>
          <w:color w:val="000000" w:themeColor="text1"/>
          <w:sz w:val="22"/>
          <w:szCs w:val="22"/>
          <w:highlight w:val="white"/>
        </w:rPr>
        <w:t xml:space="preserve">error </w:t>
      </w:r>
      <w:r w:rsidR="00051148" w:rsidRPr="00902434">
        <w:rPr>
          <w:color w:val="000000" w:themeColor="text1"/>
          <w:sz w:val="22"/>
          <w:szCs w:val="22"/>
          <w:highlight w:val="white"/>
        </w:rPr>
        <w:t>threshold</w:t>
      </w:r>
      <w:r w:rsidR="00051148">
        <w:rPr>
          <w:color w:val="000000" w:themeColor="text1"/>
          <w:sz w:val="22"/>
          <w:szCs w:val="22"/>
          <w:highlight w:val="white"/>
        </w:rPr>
        <w:t>s</w:t>
      </w:r>
      <w:r w:rsidR="00051148" w:rsidRPr="00902434">
        <w:rPr>
          <w:color w:val="000000" w:themeColor="text1"/>
          <w:sz w:val="22"/>
          <w:szCs w:val="22"/>
          <w:highlight w:val="white"/>
        </w:rPr>
        <w:t>;</w:t>
      </w:r>
      <w:r w:rsidRPr="00902434">
        <w:rPr>
          <w:color w:val="000000" w:themeColor="text1"/>
          <w:sz w:val="22"/>
          <w:szCs w:val="22"/>
          <w:highlight w:val="white"/>
        </w:rPr>
        <w:t xml:space="preserve"> rather </w:t>
      </w:r>
      <w:r w:rsidRPr="00902434">
        <w:rPr>
          <w:sz w:val="22"/>
          <w:szCs w:val="22"/>
        </w:rPr>
        <w:t xml:space="preserve">perceptual information is accumulated over time </w:t>
      </w:r>
      <w:proofErr w:type="gramStart"/>
      <w:r w:rsidRPr="00902434">
        <w:rPr>
          <w:sz w:val="22"/>
          <w:szCs w:val="22"/>
        </w:rPr>
        <w:t>in order to</w:t>
      </w:r>
      <w:proofErr w:type="gramEnd"/>
      <w:r w:rsidRPr="00902434">
        <w:rPr>
          <w:sz w:val="22"/>
          <w:szCs w:val="22"/>
        </w:rPr>
        <w:t xml:space="preserve"> initiate an </w:t>
      </w:r>
      <w:r w:rsidRPr="00902434">
        <w:rPr>
          <w:sz w:val="22"/>
          <w:szCs w:val="22"/>
        </w:rPr>
        <w:lastRenderedPageBreak/>
        <w:t xml:space="preserve">appropriate steering action. </w:t>
      </w:r>
      <w:r w:rsidR="003D0CC8">
        <w:rPr>
          <w:sz w:val="22"/>
          <w:szCs w:val="22"/>
        </w:rPr>
        <w:t>This finding is applicable when steering back onto straight and curved paths</w:t>
      </w:r>
      <w:r w:rsidR="001B41CF">
        <w:rPr>
          <w:sz w:val="22"/>
          <w:szCs w:val="22"/>
        </w:rPr>
        <w:t xml:space="preserve"> and suggests that driver</w:t>
      </w:r>
      <w:r w:rsidR="001668FF">
        <w:rPr>
          <w:sz w:val="22"/>
          <w:szCs w:val="22"/>
        </w:rPr>
        <w:t>s</w:t>
      </w:r>
      <w:r w:rsidR="001B41CF">
        <w:rPr>
          <w:sz w:val="22"/>
          <w:szCs w:val="22"/>
        </w:rPr>
        <w:t xml:space="preserve"> accumulate </w:t>
      </w:r>
      <w:r w:rsidR="0020448F">
        <w:rPr>
          <w:sz w:val="22"/>
          <w:szCs w:val="22"/>
        </w:rPr>
        <w:t xml:space="preserve">perceptual </w:t>
      </w:r>
      <w:r w:rsidR="001B41CF">
        <w:rPr>
          <w:sz w:val="22"/>
          <w:szCs w:val="22"/>
        </w:rPr>
        <w:t>information regardless of the geometry of the target</w:t>
      </w:r>
      <w:r w:rsidR="000500B5">
        <w:rPr>
          <w:sz w:val="22"/>
          <w:szCs w:val="22"/>
        </w:rPr>
        <w:t xml:space="preserve"> path</w:t>
      </w:r>
      <w:r w:rsidR="001B41CF">
        <w:rPr>
          <w:sz w:val="22"/>
          <w:szCs w:val="22"/>
        </w:rPr>
        <w:t xml:space="preserve">. </w:t>
      </w:r>
    </w:p>
    <w:p w14:paraId="742652B1" w14:textId="38987964" w:rsidR="00252015" w:rsidRPr="00252015" w:rsidRDefault="00902434" w:rsidP="002C4E70">
      <w:pPr>
        <w:pStyle w:val="Heading2"/>
        <w:spacing w:line="480" w:lineRule="auto"/>
        <w:jc w:val="both"/>
        <w:rPr>
          <w:sz w:val="24"/>
        </w:rPr>
      </w:pPr>
      <w:bookmarkStart w:id="0" w:name="_Toc88648190"/>
      <w:r w:rsidRPr="007D7B03">
        <w:rPr>
          <w:sz w:val="24"/>
        </w:rPr>
        <w:t>Introduction</w:t>
      </w:r>
      <w:bookmarkEnd w:id="0"/>
    </w:p>
    <w:p w14:paraId="28AB2D00" w14:textId="52D1A19E" w:rsidR="00A4066B" w:rsidRPr="0000549C" w:rsidRDefault="00EC2C7E" w:rsidP="002C4E70">
      <w:pPr>
        <w:spacing w:line="480" w:lineRule="auto"/>
        <w:jc w:val="both"/>
      </w:pPr>
      <w:r>
        <w:t xml:space="preserve">Driving a vehicle is a highly skilled </w:t>
      </w:r>
      <w:r w:rsidR="00FF04E4">
        <w:t>task</w:t>
      </w:r>
      <w:r>
        <w:t xml:space="preserve"> that involves complex coordinated movements. </w:t>
      </w:r>
      <w:r w:rsidR="00FF04E4">
        <w:t xml:space="preserve">Steering </w:t>
      </w:r>
      <w:r w:rsidR="00F224D5">
        <w:fldChar w:fldCharType="begin" w:fldLock="1"/>
      </w:r>
      <w:r w:rsidR="0000044C">
        <w:instrText>ADDIN CSL_CITATION {"citationItems":[{"id":"ITEM-1","itemData":{"DOI":"10.20485/jsaeijae.9.4_208","ISSN":"2185-0984","abstract":"Vehicles with SAE Level 2 or 3 automation rely on the driver to intervene and resume control when failures occur. In cases which the driver must steer upon regaining control, the initial conditions of the vehicle's state variables can affect the success of the drivers' recovery. Hence, a model to determine the consequences of these initial states could help identify the requirements of shared control to guarantee a smooth recovery after an automation failure. Such a modeling tool should be simple, such as a two-point visual continuous control model of steering. Data to validate such a model were collected from participants driving in the NADS-1 simulator who were placed in a situation similar to an extreme case of automation failure by drifting their vehicle to a target heading angle and lane deviation. This was done while the drivers were distracted with a secondary task that kept their eyes off the road. The maximum lane deviation reached during recovery shows that the initial heading angle and steering wheel angle strongly affected the maximum lane deviation. Moreover, a slightly modified version of the two-point visual control model was used to simulate the drivers' steering profiles. The model was successful at recreating the participants heading angle and lane deviation profiles but failed to replicate the drivers' steering profile. This simple model of steering control could be used to assess the consequences of a vehicle ceding control at various initial conditions, but is not able to reproduce all aspects of steering control.","author":[{"dropping-particle":"","family":"DinparastDjadid","given":"Azadeh","non-dropping-particle":"","parse-names":false,"suffix":""},{"dropping-particle":"","family":"D. Lee","given":"John","non-dropping-particle":"","parse-names":false,"suffix":""},{"dropping-particle":"","family":"Schwarz","given":"Chris","non-dropping-particle":"","parse-names":false,"suffix":""},{"dropping-particle":"","family":"Venkatraman","given":"Vindhya","non-dropping-particle":"","parse-names":false,"suffix":""},{"dropping-particle":"","family":"L. Brown","given":"Timothy","non-dropping-particle":"","parse-names":false,"suffix":""},{"dropping-particle":"","family":"Gasper","given":"John","non-dropping-particle":"","parse-names":false,"suffix":""},{"dropping-particle":"","family":"Gunaratne","given":"Pujitha","non-dropping-particle":"","parse-names":false,"suffix":""}],"container-title":"International Journal of Automotive Engineering","id":"ITEM-1","issue":"4","issued":{"date-parts":[["2018"]]},"page":"208-214","title":"After Vehicle Automation Fails: Analysis of Driver Steering Behavior after a Sudden Deactivation of Control","type":"article-journal","volume":"9"},"uris":["http://www.mendeley.com/documents/?uuid=ea918412-55be-3a5d-88f5-7ab347449f21"]},{"id":"ITEM-2","itemData":{"DOI":"10.1007/s00422-017-0743-9","ISSN":"14320770","abstract":"A conceptual and computational framework is proposed for modelling of human sensorimotor control, and is exemplified for the sensorimotor task of steering a car. The framework emphasises control intermittency, and extends on existing models by suggesting that the nervous system implements intermittent control using a combination of (1) motor primitives, (2) prediction of sensory outcomes of motor actions, and (3) evidence accumulation of prediction errors. It is shown that approximate but useful sensory predictions in the intermittent control context can be constructed without detailed forward models, as a superposition of simple prediction primitives, resembling neurobiologically observed corollary discharges. The proposed mathematical framework allows straightforward extension to intermittent behaviour from existing one-dimensional continuous models in the linear control and ecological psychology traditions. Empirical observations from a driving simulator provide support for some of the framework assumptions: It is shown that human steering control, in routine lane-keeping and in a demanding near-limit task, is better described as a sequence of discrete stepwise steering adjustments, than as continuous control. Furthermore, the amplitudes of individual steering adjustments are well predicted by a compound visual cue signalling steering error, and even better so if also adjusting for predictions of how the same cue is affected by previous control. Finally, evidence accumulation is shown to explain observed covariability between inter-adjustment durations and adjustment amplitudes, seemingly better so than the type of threshold mechanisms that are typically assumed in existing models of intermittent control.","author":[{"dropping-particle":"","family":"Markkula","given":"Gustav","non-dropping-particle":"","parse-names":false,"suffix":""},{"dropping-particle":"","family":"Boer","given":"Erwin","non-dropping-particle":"","parse-names":false,"suffix":""},{"dropping-particle":"","family":"Romano","given":"Richard","non-dropping-particle":"","parse-names":false,"suffix":""},{"dropping-particle":"","family":"Merat","given":"Natasha","non-dropping-particle":"","parse-names":false,"suffix":""}],"container-title":"Biological Cybernetics","id":"ITEM-2","issue":"3","issued":{"date-parts":[["2018","6","16"]]},"page":"181-207","title":"Sustained sensorimotor control as intermittent decisions about prediction errors: computational framework and application to ground vehicle steering","type":"article-journal","volume":"112"},"uris":["http://www.mendeley.com/documents/?uuid=39125e11-a50e-33e1-b81e-1ea3b9d61859"]},{"id":"ITEM-3","itemData":{"DOI":"10.1068/p5343","ISSN":"03010066","abstract":"When steering down a winding road, drivers have been shown to use both near and far regions of the road for guidance during steering. We propose a model of steering that explicitly embodies this idea, using both a 'near point' to maintain a central lane position and a 'far point' to account for the upcoming roadway. Unlike control models that integrate near and far information to compute curvature or more complex features, our model relies solely on one perceptually plausible feature of the near and far points, namely the visual direction to each point. The resulting parsimonious model can be run in simulation within a realistic highway environment to facilitate direct comparison between model and human behavior. Using such simulations, we demonstrate that the proposed two-point model is able to account for four interesting aspects of steering behavior: curve negotiation with occluded visual regions, corrective steering after a lateral drift, lane changing, and individual differences.","author":[{"dropping-particle":"","family":"Salvucci","given":"Dario D","non-dropping-particle":"","parse-names":false,"suffix":""},{"dropping-particle":"","family":"Gray","given":"Rob","non-dropping-particle":"","parse-names":false,"suffix":""}],"container-title":"Perception","id":"ITEM-3","issue":"10","issued":{"date-parts":[["2004","10","25"]]},"page":"1233-1248","title":"A two-point visual control model of steering","type":"article-journal","volume":"33"},"uris":["http://www.mendeley.com/documents/?uuid=95376ae7-c33d-3e1a-af9a-4511b6e26c4f"]},{"id":"ITEM-4","itemData":{"DOI":"10.1167/3.11.3","ISSN":"15347362","PMID":"14765952","abstract":"Eye-movements have long been considered a problem when trying to understand the visual control of locomotion. They transform the retinal image from a simple expanding pattern of moving texture elements (pure optic flow), into a complex combination of translation and rotation components (retinal flow). In this article we investigate whether there are measurable advantages to having an active free gaze, over a static gaze or tracking gaze, when steering along a winding path. We also examine patterns of free gaze behavior to determine preferred gaze strategies during active locomotion. Participants were asked to steer along a computer-simulated textured roadway with free gaze, fixed gaze, or gaze tracking the center of the roadway. Deviation of position from the center of the road was recorded along with their point of gaze. It was found that visually tracking the middle of the road produced smaller steering errors than for fixed gaze. Participants performed best at the steering task when allowed to sample naturally from the road ahead with free gaze. There was some variation in the gaze strategies used, but sampling was predominantly of areas proximal to the center of the road. These results diverge from traditional models of flow analysis. © 2003 ARVO.","author":[{"dropping-particle":"","family":"Wilkie","given":"Richard M.","non-dropping-particle":"","parse-names":false,"suffix":""},{"dropping-particle":"","family":"Wann","given":"John P.","non-dropping-particle":"","parse-names":false,"suffix":""}],"container-title":"Journal of Vision","id":"ITEM-4","issue":"11","issued":{"date-parts":[["2003"]]},"page":"677-684","title":"Eye-movements aid the control of locomotion","type":"article-journal","volume":"3"},"uris":["http://www.mendeley.com/documents/?uuid=58d918e3-d410-3dc7-99b1-455fb085836b"]},{"id":"ITEM-5","itemData":{"DOI":"10.1080/00423114.2017.1326615","ISSN":"17445159","abstract":"A recent review of the literature has indicated that sensory dynamics play an important role in the driver–vehicle steering task, motivating the design of a new driver model incorporating human sensory systems. This paper presents a full derivation of the linear driver model developed in previous work, and extends the model to control a vehicle with nonlinear tyres. Various nonlinear controllers and state estimators are compared with different approximations of the true system dynamics. The model simulation time is found to increase significantly with the complexity of the controller and state estimator. In general the more complex controllers perform best, although with certain vehicle and tyre models linearised controllers perform as well as a full nonlinear optimisation. Various extended Kalman filters give similar results, although the driver's sensory dynamics reduce control performance compared with full state feedback. The new model could be used to design vehicle systems which interact more naturally and safely with a human driver.","author":[{"dropping-particle":"","family":"Nash","given":"C J","non-dropping-particle":"","parse-names":false,"suffix":""},{"dropping-particle":"","family":"Cole","given":"D J","non-dropping-particle":"","parse-names":false,"suffix":""}],"container-title":"Vehicle System Dynamics","id":"ITEM-5","issue":"5","issued":{"date-parts":[["2018","5","4"]]},"page":"689-718","publisher":"Taylor and Francis Ltd.","title":"Modelling the influence of sensory dynamics on linear and nonlinear driver steering control","type":"article-journal","volume":"56"},"uris":["http://www.mendeley.com/documents/?uuid=eacf6673-e096-3f63-9778-782596e7bbfe"]}],"mendeley":{"formattedCitation":"(DinparastDjadid et al., 2018; Markkula, Boer, Romano, &amp; Merat, 2018; Nash &amp; Cole, 2018; Salvucci &amp; Gray, 2004; Richard M. Wilkie &amp; Wann, 2003)","manualFormatting":"(Dinparastdjadid et al., 2018; Markkula et al., 2018; Nash &amp; Cole, 2018; Salvucci &amp; Gray, 2004; Wilkie &amp; Wann, 2003)","plainTextFormattedCitation":"(DinparastDjadid et al., 2018; Markkula, Boer, Romano, &amp; Merat, 2018; Nash &amp; Cole, 2018; Salvucci &amp; Gray, 2004; Richard M. Wilkie &amp; Wann, 2003)","previouslyFormattedCitation":"(DinparastDjadid et al., 2018; Markkula, Boer, Romano, &amp; Merat, 2018; Nash &amp; Cole, 2018; Salvucci &amp; Gray, 2004; Richard M. Wilkie &amp; Wann, 2003)"},"properties":{"noteIndex":0},"schema":"https://github.com/citation-style-language/schema/raw/master/csl-citation.json"}</w:instrText>
      </w:r>
      <w:r w:rsidR="00F224D5">
        <w:fldChar w:fldCharType="separate"/>
      </w:r>
      <w:r w:rsidR="00004D7B">
        <w:rPr>
          <w:noProof/>
        </w:rPr>
        <w:t>(Dinparastd</w:t>
      </w:r>
      <w:r w:rsidR="00F224D5" w:rsidRPr="00F224D5">
        <w:rPr>
          <w:noProof/>
        </w:rPr>
        <w:t>jadid et al., 2018; Markkula et al., 2018; Nash &amp; Cole, 201</w:t>
      </w:r>
      <w:r w:rsidR="00F224D5">
        <w:rPr>
          <w:noProof/>
        </w:rPr>
        <w:t xml:space="preserve">8; Salvucci &amp; Gray, 2004; </w:t>
      </w:r>
      <w:r w:rsidR="00F224D5" w:rsidRPr="00F224D5">
        <w:rPr>
          <w:noProof/>
        </w:rPr>
        <w:t>Wilkie &amp; Wann, 2003)</w:t>
      </w:r>
      <w:r w:rsidR="00F224D5">
        <w:fldChar w:fldCharType="end"/>
      </w:r>
      <w:r w:rsidR="00F224D5">
        <w:t xml:space="preserve"> and braking </w:t>
      </w:r>
      <w:r w:rsidR="00F224D5">
        <w:fldChar w:fldCharType="begin" w:fldLock="1"/>
      </w:r>
      <w:r w:rsidR="003A6BDE">
        <w:instrText>ADDIN CSL_CITATION {"citationItems":[{"id":"ITEM-1","itemData":{"DOI":"10.1016/j.aap.2018.06.006","ISSN":"00014575","abstract":"Previous studies have shown the effect of a lead vehicle's speed, deceleration rate and headway distance on drivers’ brake response times. However, how drivers perceive this information and use it to determine when to apply braking is still not quite clear. To better understand the underlying mechanisms, a driving simulator experiment was performed where each participant experienced nine deceleration scenarios. Previously reported effects of the lead vehicle's speed, deceleration rate and headway distance on brake response time were firstly verified in this paper, using a multilevel model. Then, as an alternative to measures of speed, deceleration rate and distance, two visual looming-based metrics (angular expansion rate θ˙ of the lead vehicle on the driver's retina, and inverse tau τ-1, the ratio between θ˙ and the optical size θ), considered to be more in line with typical human psycho-perceptual responses, were adopted to quantify situation urgency. These metrics were used in two previously proposed mechanistic models predicting brake onset: either when looming surpasses a threshold, or when the accumulated evidence (looming and other cues) reaches a threshold. Results showed that the looming threshold model did not capture the distribution of brake response time. However, regardless of looming metric, the accumulator models fitted the distribution of brake response times better than the pure threshold models. Accumulator models, including brake lights, provided a better model fit than looming-only versions. For all versions of the mechanistic models, models using τ-1 as the measure of looming fitted better than those using θ˙, indicating that the visual cues drivers used during rear-end collision avoidance may be more close to τ-1.","author":[{"dropping-particle":"","family":"Xue","given":"Qingwan","non-dropping-particle":"","parse-names":false,"suffix":""},{"dropping-particle":"","family":"Markkula","given":"Gustav","non-dropping-particle":"","parse-names":false,"suffix":""},{"dropping-particle":"","family":"Yan","given":"Xuedong","non-dropping-particle":"","parse-names":false,"suffix":""},{"dropping-particle":"","family":"Merat","given":"Natasha","non-dropping-particle":"","parse-names":false,"suffix":""}],"container-title":"Accident Analysis and Prevention","id":"ITEM-1","issued":{"date-parts":[["2018"]]},"page":"114-124","title":"Using perceptual cues for brake response to a lead vehicle: Comparing threshold and accumulator models of visual looming","type":"article-journal","volume":"118"},"uris":["http://www.mendeley.com/documents/?uuid=de538864-8ca3-3acd-bb5f-c88e8bb3349e"]},{"id":"ITEM-2","itemData":{"DOI":"10.1080/001401399185306","ISBN":"0014013991","ISSN":"00140139","abstract":"812 D. et al. Page 7. At similar eccentricities, were higher in the vertical locations than in the horizontal locations.","author":[{"dropping-particle":"","family":"Lamble","given":"Dave","non-dropping-particle":"","parse-names":false,"suffix":""},{"dropping-particle":"","family":"Laakso","given":"Matti","non-dropping-particle":"","parse-names":false,"suffix":""},{"dropping-particle":"","family":"Summala","given":"Heikki","non-dropping-particle":"","parse-names":false,"suffix":""}],"container-title":"Ergonomics","id":"ITEM-2","issue":"6","issued":{"date-parts":[["1999","6","10"]]},"page":"807-815","title":"Detection thresholds in car following situations and peripheral vision: Implications for positioning of visually demanding in-car displays","type":"article-journal","volume":"42"},"uris":["http://www.mendeley.com/documents/?uuid=afdbbb2e-6e30-3401-8d44-0d4d0d231d59"]},{"id":"ITEM-3","itemData":{"DOI":"10.1371/journal.pcbi.1009096","ISSN":"15537358","PMID":"34264935","abstract":"Evidence accumulation models provide a dominant account of human decision-making, and have been particularly successful at explaining behavioral and neural data in laboratory paradigms using abstract, stationary stimuli. It has been proposed, but with limited in-depth investigation so far, that similar decision-making mechanisms are involved in tasks of a more embodied nature, such as movement and locomotion, by directly accumulating externally measurable sensory quantities of which the precise, typically continuously time-varying, magnitudes are important for successful behavior. Here, we leverage collision threat detection as a task which is ecologically relevant in this sense, but which can also be rigorously observed and modelled in a laboratory setting. Conventionally, it is assumed that humans are limited in this task by a perceptual threshold on the optical expansion rate the visual looming of the obstacle. Using concurrent recordings of EEG and behavioral responses, we disprove this conventional assumption, and instead provide strong evidence that humans detect collision threats by accumulating the continuously time-varying visual looming signal. Generalizing existing accumulator model assumptions from stationary to time-varying sensory evidence, we show that our model accounts for previously unexplained empirical observations and full distributions of detection response. We replicate a pre-response centroparietal positivity (CPP) in scalp potentials, which has previously been found to correlate with accumulated decision evidence. In contrast with these existing findings, we show that our model is capable of predicting the onset of the CPP signature rather than its buildup, suggesting that neural evidence accumulation is implemented differently, possibly in distinct brain regions, in collision detection compared to previously studied paradigms.","author":[{"dropping-particle":"","family":"Markkula","given":"Gustav","non-dropping-particle":"","parse-names":false,"suffix":""},{"dropping-particle":"","family":"Uludag","given":"Zeynep","non-dropping-particle":"","parse-names":false,"suffix":""},{"dropping-particle":"","family":"McGilchrist Wilkie","given":"Richard","non-dropping-particle":"","parse-names":false,"suffix":""},{"dropping-particle":"","family":"Billington","given":"Jac","non-dropping-particle":"","parse-names":false,"suffix":""}],"container-title":"PLoS Computational Biology","id":"ITEM-3","issue":"7","issued":{"date-parts":[["2021","7","1"]]},"publisher":"Public Library of Science","title":"Accumulation of continuously time-varying sensory evidence constrains neural and behavioral responses in human collision threat detection","type":"article-journal","volume":"17"},"uris":["http://www.mendeley.com/documents/?uuid=fa9a0bba-e867-3805-af1d-dbdbbddb8f29"]},{"id":"ITEM-4","itemData":{"DOI":"10.1016/j.aap.2016.07.007","ISBN":"0001-4575","ISSN":"00014575","PMID":"1612275","abstract":"Driver braking behavior was analyzed using time-series recordings from naturalistic rear-end conflicts (116 crashes and 241 near-crashes), including events with and without visual distraction among drivers of cars, heavy trucks, and buses. A simple piecewise linear model could be successfully fitted, per event, to the observed driver decelerations, allowing a detailed elucidation of when drivers initiated braking and how they controlled it. Most notably, it was found that, across vehicle types, driver braking behavior was strongly dependent on the urgency of the given rear-end scenario's kinematics, quantified in terms of visual looming of the lead vehicle on the driver's retina. In contrast with previous suggestions of brake reaction times (BRTs) of 1.5 s or more after onset of an unexpected hazard (e.g., brake light onset), it was found here that braking could be described as typically starting less than a second after the kinematic urgency reached certain threshold levels, with even faster reactions at higher urgencies. The rate at which drivers then increased their deceleration (towards a maximum) was also highly dependent on urgency. Probability distributions are provided that quantitatively capture these various patterns of kinematics-dependent behavioral response. Possible underlying mechanisms are suggested, including looming response thresholds and neural evidence accumulation. These accounts argue that a naturalistic braking response should not be thought of as a slow reaction to some single, researcher-defined “hazard onset”, but instead as a relatively fast response to the visual looming cues that build up later on in the evolving traffic scenario.","author":[{"dropping-particle":"","family":"Markkula","given":"Gustav","non-dropping-particle":"","parse-names":false,"suffix":""},{"dropping-particle":"","family":"Engström","given":"Johan","non-dropping-particle":"","parse-names":false,"suffix":""},{"dropping-particle":"","family":"Lodin","given":"Johan","non-dropping-particle":"","parse-names":false,"suffix":""},{"dropping-particle":"","family":"Bärgman","given":"Jonas","non-dropping-particle":"","parse-names":false,"suffix":""},{"dropping-particle":"","family":"Victor","given":"Trent","non-dropping-particle":"","parse-names":false,"suffix":""}],"container-title":"Accident Analysis and Prevention","id":"ITEM-4","issued":{"date-parts":[["2016"]]},"page":"209-226","title":"A farewell to brake reaction times? Kinematics-dependent brake response in naturalistic rear-end emergencies","type":"article-journal","volume":"95"},"uris":["http://www.mendeley.com/documents/?uuid=fd8abccc-1d83-33e1-b81c-798a356ff067"]},{"id":"ITEM-5","itemData":{"DOI":"10.1016/j.aap.2020.105889","ISSN":"00014575","PMID":"33248429","abstract":"Prediction of driver reaction to the lead vehicle motion based on the perception-reaction time (PRT) is critical for prediction of rear-end crash risk. This study determines PRT at various spacings in approaching and braking conditions, and examines the association of PRT and deceleration rate with crash risk. For these tasks, a total of 50 drivers’ behavior was observed in a driving simulator experiment with 4 different scenarios – reaction to a decelerating lead vehicle, reaction to a stopped lead vehicle, perception of a lead vehicle's speed change, and perception of a slow-moving lead vehicle. The study tested three hypotheses of PRT including perception and reaction thresholds and the evidence accumulation framework using a visual variable (tau-inverse). It was found that the drivers neither reacted after a specific PRT from the start of perception nor reacted at a specific value of tau-inverse. Rather, the drivers generally reacted when the accumulation of evidence (tau-inverse) over time reached a threshold. It was also found that the magnitude of deceleration rate depends on the tau-inverse at the start of braking and hence, higher crash risk was associated with higher level of urgency and insufficient brake force rather than longer PRT. This study demonstrates that the evidence accumulation framework is a promising method of predicting driver reaction in approaching and braking conditions for different types of lead vehicle, and the level of urgency is important for predicting the probability of crash.","author":[{"dropping-particle":"","family":"Durrani","given":"Umair","non-dropping-particle":"","parse-names":false,"suffix":""},{"dropping-particle":"","family":"Lee","given":"Chris","non-dropping-particle":"","parse-names":false,"suffix":""},{"dropping-particle":"","family":"Shah","given":"Dhwani","non-dropping-particle":"","parse-names":false,"suffix":""}],"container-title":"Accident Analysis and Prevention","id":"ITEM-5","issued":{"date-parts":[["2021"]]},"title":"Predicting driver reaction time and deceleration: Comparison of perception-reaction thresholds and evidence accumulation framework","type":"article-journal","volume":"149"},"uris":["http://www.mendeley.com/documents/?uuid=fa652d58-3c9f-3754-a8ec-0fd795cb521d"]}],"mendeley":{"formattedCitation":"(Durrani, Lee, &amp; Shah, 2021; Lamble, Laakso, &amp; Summala, 1999a; Markkula, Engström, Lodin, Bärgman, &amp; Victor, 2016; Markkula, Uludag, McGilchrist Wilkie, &amp; Billington, 2021; Xue, Markkula, Yan, &amp; Merat, 2018)","manualFormatting":"(Durrani et al., 2021; Lamble, Laakso, &amp; Summala, 1999; Markkula, Engström, Lodin, Bärgman, &amp; Victor, 2016; Markkula et al., 2021; Xue, Markkula, Yan, &amp; Merat, 2018)","plainTextFormattedCitation":"(Durrani, Lee, &amp; Shah, 2021; Lamble, Laakso, &amp; Summala, 1999a; Markkula, Engström, Lodin, Bärgman, &amp; Victor, 2016; Markkula, Uludag, McGilchrist Wilkie, &amp; Billington, 2021; Xue, Markkula, Yan, &amp; Merat, 2018)","previouslyFormattedCitation":"(Durrani, Lee, &amp; Shah, 2021; Lamble, Laakso, &amp; Summala, 1999a; Markkula, Engström, Lodin, Bärgman, &amp; Victor, 2016; Markkula, Uludag, McGilchrist Wilkie, &amp; Billington, 2021; Xue, Markkula, Yan, &amp; Merat, 2018)"},"properties":{"noteIndex":0},"schema":"https://github.com/citation-style-language/schema/raw/master/csl-citation.json"}</w:instrText>
      </w:r>
      <w:r w:rsidR="00F224D5">
        <w:fldChar w:fldCharType="separate"/>
      </w:r>
      <w:r w:rsidR="00F224D5" w:rsidRPr="00F224D5">
        <w:rPr>
          <w:noProof/>
        </w:rPr>
        <w:t xml:space="preserve">(Durrani et al., 2021; </w:t>
      </w:r>
      <w:r w:rsidR="00F224D5">
        <w:rPr>
          <w:noProof/>
        </w:rPr>
        <w:t>Lamble, Laakso, &amp; Summala, 1999</w:t>
      </w:r>
      <w:r w:rsidR="00F224D5" w:rsidRPr="00F224D5">
        <w:rPr>
          <w:noProof/>
        </w:rPr>
        <w:t>; Markkula, Engström, Lodin, Bärgman, &amp; Victor, 2016; Markkula et al., 2021; Xue, Markkula, Yan, &amp; Merat, 2018)</w:t>
      </w:r>
      <w:r w:rsidR="00F224D5">
        <w:fldChar w:fldCharType="end"/>
      </w:r>
      <w:r w:rsidR="00F224D5">
        <w:t xml:space="preserve"> are</w:t>
      </w:r>
      <w:r w:rsidR="00FF04E4">
        <w:t xml:space="preserve"> </w:t>
      </w:r>
      <w:r w:rsidR="00F224D5">
        <w:t>two</w:t>
      </w:r>
      <w:r w:rsidR="00FF04E4">
        <w:t xml:space="preserve"> sub-component</w:t>
      </w:r>
      <w:r w:rsidR="00F224D5">
        <w:t>s</w:t>
      </w:r>
      <w:r w:rsidR="0000549C">
        <w:t xml:space="preserve"> of driving that have </w:t>
      </w:r>
      <w:r w:rsidR="00FF04E4">
        <w:t xml:space="preserve">been rigorously tested and modelled within the </w:t>
      </w:r>
      <w:r w:rsidR="00A4066B">
        <w:t xml:space="preserve">driving </w:t>
      </w:r>
      <w:r w:rsidR="00F224D5">
        <w:t>literatur</w:t>
      </w:r>
      <w:r w:rsidR="00004D7B">
        <w:t xml:space="preserve">e. Recent accounts have </w:t>
      </w:r>
      <w:r w:rsidR="00A4066B">
        <w:t>proposed that steering control is</w:t>
      </w:r>
      <w:r w:rsidR="00004D7B">
        <w:t xml:space="preserve"> </w:t>
      </w:r>
      <w:r w:rsidR="00004D7B" w:rsidRPr="00004D7B">
        <w:rPr>
          <w:i/>
        </w:rPr>
        <w:t xml:space="preserve">intermittent </w:t>
      </w:r>
      <w:r w:rsidR="00A4066B" w:rsidRPr="00A4066B">
        <w:t xml:space="preserve">in </w:t>
      </w:r>
      <w:r w:rsidR="00004D7B">
        <w:t xml:space="preserve">nature </w:t>
      </w:r>
      <w:r w:rsidR="00A4066B">
        <w:t>rather than continuous</w:t>
      </w:r>
      <w:r w:rsidR="00004D7B">
        <w:t xml:space="preserve">. </w:t>
      </w:r>
      <w:r w:rsidR="004A1A0C">
        <w:t xml:space="preserve">Rather than one unbroken </w:t>
      </w:r>
      <w:r w:rsidR="004A1A0C" w:rsidRPr="005000EC">
        <w:rPr>
          <w:shd w:val="clear" w:color="auto" w:fill="FFFFFF"/>
        </w:rPr>
        <w:t xml:space="preserve">active </w:t>
      </w:r>
      <w:r w:rsidR="00A4066B">
        <w:rPr>
          <w:shd w:val="clear" w:color="auto" w:fill="FFFFFF"/>
        </w:rPr>
        <w:t xml:space="preserve">continuous </w:t>
      </w:r>
      <w:r w:rsidR="004A1A0C" w:rsidRPr="005000EC">
        <w:rPr>
          <w:shd w:val="clear" w:color="auto" w:fill="FFFFFF"/>
        </w:rPr>
        <w:t xml:space="preserve">control adjustment </w:t>
      </w:r>
      <w:r w:rsidR="004A1A0C" w:rsidRPr="005000EC">
        <w:rPr>
          <w:shd w:val="clear" w:color="auto" w:fill="FFFFFF"/>
        </w:rPr>
        <w:fldChar w:fldCharType="begin" w:fldLock="1"/>
      </w:r>
      <w:r w:rsidR="004A1A0C" w:rsidRPr="005000EC">
        <w:rPr>
          <w:shd w:val="clear" w:color="auto" w:fill="FFFFFF"/>
        </w:rPr>
        <w:instrText>ADDIN CSL_CITATION {"citationItems":[{"id":"ITEM-1","itemData":{"DOI":"10.1037/bul0000150","ISSN":"00332909","abstract":"The authors present an approach to the coordination of eye movements and locomotion in naturalistic steering tasks. It is based on recent empirical research, in particular, on driver eye movements, that poses challenges for existing accounts of how we visually steer a course. They first analyze how the ideas of feedback and feedforward processes and internal models are treated in control theoretical steering models within vision science and engineering, which share an underlying architecture but have historically developed in very separate ways. The authors then show how these traditions can be naturally (re)integrated with each other and with contemporary neuroscience, to better understand the skill and gaze strategies involved. They then propose a conceptual model that (a) gives a unified account to the coordination of gaze and steering control, (b) incorporates higher-level path planning, and (c) draws on the literature on paired forward and inverse models in predictive control. Although each of these (a- c) has been considered before (also in the context of driving), integrating them into a single framework and the authors' multiple waypoint identification hypothesis within that framework are novel. The proposed hypothesis is relevant to all forms of visually guided locomotion.","author":[{"dropping-particle":"","family":"Lappi","given":"Otto","non-dropping-particle":"","parse-names":false,"suffix":""},{"dropping-particle":"","family":"Mole","given":"Callum","non-dropping-particle":"","parse-names":false,"suffix":""}],"container-title":"Psychological Bulletin","id":"ITEM-1","issue":"10","issued":{"date-parts":[["2018"]]},"page":"981-1001","title":"Visuomotor control, eye movements, and steering: A unified approach for incorporating feedback, feedforward, and internal models","type":"article-journal","volume":"144"},"uris":["http://www.mendeley.com/documents/?uuid=025ab19b-1c2e-350c-b8b3-3bc1b199bc17"]}],"mendeley":{"formattedCitation":"(Lappi &amp; Mole, 2018)","manualFormatting":"(Johns &amp; Cole, 2015; Lappi &amp; Mole, 2018)","plainTextFormattedCitation":"(Lappi &amp; Mole, 2018)","previouslyFormattedCitation":"(Lappi &amp; Mole, 2018)"},"properties":{"noteIndex":0},"schema":"https://github.com/citation-style-language/schema/raw/master/csl-citation.json"}</w:instrText>
      </w:r>
      <w:r w:rsidR="004A1A0C" w:rsidRPr="005000EC">
        <w:rPr>
          <w:shd w:val="clear" w:color="auto" w:fill="FFFFFF"/>
        </w:rPr>
        <w:fldChar w:fldCharType="separate"/>
      </w:r>
      <w:r w:rsidR="004A1A0C" w:rsidRPr="005000EC">
        <w:rPr>
          <w:noProof/>
          <w:shd w:val="clear" w:color="auto" w:fill="FFFFFF"/>
        </w:rPr>
        <w:t>(Johns &amp; Cole, 2015; Lappi &amp; Mole, 2018)</w:t>
      </w:r>
      <w:r w:rsidR="004A1A0C" w:rsidRPr="005000EC">
        <w:rPr>
          <w:shd w:val="clear" w:color="auto" w:fill="FFFFFF"/>
        </w:rPr>
        <w:fldChar w:fldCharType="end"/>
      </w:r>
      <w:r w:rsidR="004A1A0C">
        <w:rPr>
          <w:shd w:val="clear" w:color="auto" w:fill="FFFFFF"/>
        </w:rPr>
        <w:t xml:space="preserve">, intermittent control proposes that steering is comprised of multiple discrete adjustments </w:t>
      </w:r>
      <w:r w:rsidR="004A1A0C" w:rsidRPr="005000EC">
        <w:rPr>
          <w:shd w:val="clear" w:color="auto" w:fill="FFFFFF"/>
        </w:rPr>
        <w:t xml:space="preserve">that are separated by perceived control error thresholds </w:t>
      </w:r>
      <w:r w:rsidR="00EA42CC">
        <w:rPr>
          <w:shd w:val="clear" w:color="auto" w:fill="FFFFFF"/>
        </w:rPr>
        <w:fldChar w:fldCharType="begin" w:fldLock="1"/>
      </w:r>
      <w:r w:rsidR="00781BBF">
        <w:rPr>
          <w:shd w:val="clear" w:color="auto" w:fill="FFFFFF"/>
        </w:rPr>
        <w:instrText>ADDIN CSL_CITATION {"citationItems":[{"id":"ITEM-1","itemData":{"DOI":"10.1007/s00422-010-0416-4","ISBN":"1432-0770 (Electronic) 0340-1200 (Linking)","ISSN":"03401200","PMID":"21327829","abstract":"The paradigm of continuous control using internal models has advanced understanding of human motor control. However, this paradigm ignores some aspects of human control, including intermittent feedback, serial ballistic control, triggered responses and refractory periods. It is shown that event-driven intermittent control provides a framework to explain the behaviour of the human operator under a wider range of conditions than continuous control. Continuous control is included as a special case, but sampling, system matched hold, an intermittent predictor and an event trigger allow serial open-loop trajectories using intermittent feedback. The implementation here may be described as \"continuous observation, intermittent action\". Beyond explaining unimodal regulation distributions in common with continuous control, these features naturally explain refractoriness and bimodal stabilisation distributions observed in double stimulus tracking experiments and quiet standing, respectively. Moreover, given that human control systems contain significant time delays, a biological-cybernetic rationale favours intermittent over continuous control: intermittent predictive control is computationally less demanding than continuous predictive control. A standard continuous-time predictive control model of the human operator is used as the underlying design method for an event-driven intermittent controller. It is shown that when event thresholds are small and sampling is regular, the intermittent controller can masquerade as the underlying continuous-time controller and thus, under these conditions, the continuous-time and intermittent controller cannot be distinguished. This explains why the intermittent control hypothesis is consistent with the continuous control hypothesis for certain experimental conditions.","author":[{"dropping-particle":"","family":"Gawthrop","given":"Peter","non-dropping-particle":"","parse-names":false,"suffix":""},{"dropping-particle":"","family":"Loram","given":"Ian","non-dropping-particle":"","parse-names":false,"suffix":""},{"dropping-particle":"","family":"Lakie","given":"Martin","non-dropping-particle":"","parse-names":false,"suffix":""},{"dropping-particle":"","family":"Gollee","given":"Henrik","non-dropping-particle":"","parse-names":false,"suffix":""}],"container-title":"Biological Cybernetics","id":"ITEM-1","issue":"1-2","issued":{"date-parts":[["2011","2","17"]]},"page":"31-51","title":"Intermittent control: A computational theory of human control","type":"article-journal","volume":"104"},"uris":["http://www.mendeley.com/documents/?uuid=fe8d7f9b-861a-32d4-8223-ad955b486af6"]},{"id":"ITEM-2","itemData":{"DOI":"10.1113/jphysiol.2008.166173","ISSN":"00223751","PMID":"19171654","abstract":"Human balance is commonly described using linear-time-invariant (LTI) models. The feedback time delay determines the position of balance in the motor-control hierarchy. The extent of LTI control illuminates the automaticity of the control process. Using non-parametric analysis, we measured the feedback delay, extent of LTI control and visuo-motor transfer function in six randomly disturbed, visuo-manual compensatory tracking tasks analogous to standing with small mechanical perturbations and purely visual information. The delay depended primarily on load order (2nd: 220 ± 30 ms, 1st: 124 ± 20 ms), and secondarily on visual magnification (extent 2nd: 34 ms, 1st: 8 ms) and was unaffected by load stability. LTI control explained 1st order and stable loads relatively well. For unstable (85% passive stabilisation) 2nd order loads, LTI control accounted for 40% of manual output at 0.1 Hz decreasing below 10% as frequency increased through the important 1-3 Hz region where manual power and visuo-motor gain are high. Visual control of unstable 2nd order loads incurs substantial feedback delays and the control process will not be LTI. These features do not result from exclusive use of visual inputs because we found much shorter delays and a greater degree of LTI control when subjects visually controlled a 1st order load. Rather, these results suggest that delay and variability are inevitable when more flexible, intentional mechanisms are required to control 2nd order unstable loads. The high variability of quiet standing, and movement generally, may be indicative of flexible, variable delay, intentional mechanisms rather than the automatic LTI responses usually reported in response to large perturbations. © 2009 The Authors. Journal compilation © 2009 The Physiological Society.","author":[{"dropping-particle":"","family":"Loram","given":"Ian D.","non-dropping-particle":"","parse-names":false,"suffix":""},{"dropping-particle":"","family":"Lakie","given":"Martin","non-dropping-particle":"","parse-names":false,"suffix":""},{"dropping-particle":"","family":"Gawthrop","given":"Peter J.","non-dropping-particle":"","parse-names":false,"suffix":""}],"container-title":"Journal of Physiology","id":"ITEM-2","issue":"6","issued":{"date-parts":[["2009","3","15"]]},"page":"1343-1365","title":"Visual control of stable and unstable loads: What is the feedback delay and extent of linear time-invariant control?","type":"article-journal","volume":"587"},"uris":["http://www.mendeley.com/documents/?uuid=5e7e7d5d-c3c6-39c8-8dbb-71cd9c469b9a"]},{"id":"ITEM-3","itemData":{"DOI":"10.1007/s00422-017-0743-9","ISSN":"14320770","abstract":"A conceptual and computational framework is proposed for modelling of human sensorimotor control, and is exemplified for the sensorimotor task of steering a car. The framework emphasises control intermittency, and extends on existing models by suggesting that the nervous system implements intermittent control using a combination of (1) motor primitives, (2) prediction of sensory outcomes of motor actions, and (3) evidence accumulation of prediction errors. It is shown that approximate but useful sensory predictions in the intermittent control context can be constructed without detailed forward models, as a superposition of simple prediction primitives, resembling neurobiologically observed corollary discharges. The proposed mathematical framework allows straightforward extension to intermittent behaviour from existing one-dimensional continuous models in the linear control and ecological psychology traditions. Empirical observations from a driving simulator provide support for some of the framework assumptions: It is shown that human steering control, in routine lane-keeping and in a demanding near-limit task, is better described as a sequence of discrete stepwise steering adjustments, than as continuous control. Furthermore, the amplitudes of individual steering adjustments are well predicted by a compound visual cue signalling steering error, and even better so if also adjusting for predictions of how the same cue is affected by previous control. Finally, evidence accumulation is shown to explain observed covariability between inter-adjustment durations and adjustment amplitudes, seemingly better so than the type of threshold mechanisms that are typically assumed in existing models of intermittent control.","author":[{"dropping-particle":"","family":"Markkula","given":"Gustav","non-dropping-particle":"","parse-names":false,"suffix":""},{"dropping-particle":"","family":"Boer","given":"Erwin","non-dropping-particle":"","parse-names":false,"suffix":""},{"dropping-particle":"","family":"Romano","given":"Richard","non-dropping-particle":"","parse-names":false,"suffix":""},{"dropping-particle":"","family":"Merat","given":"Natasha","non-dropping-particle":"","parse-names":false,"suffix":""}],"container-title":"Biological Cybernetics","id":"ITEM-3","issue":"3","issued":{"date-parts":[["2018","6","16"]]},"page":"181-207","title":"Sustained sensorimotor control as intermittent decisions about prediction errors: computational framework and application to ground vehicle steering","type":"article-journal","volume":"112"},"uris":["http://www.mendeley.com/documents/?uuid=39125e11-a50e-33e1-b81e-1ea3b9d61859"]}],"mendeley":{"formattedCitation":"(Gawthrop, Loram, Lakie, &amp; Gollee, 2011; Loram, Lakie, &amp; Gawthrop, 2009; Markkula et al., 2018)","plainTextFormattedCitation":"(Gawthrop, Loram, Lakie, &amp; Gollee, 2011; Loram, Lakie, &amp; Gawthrop, 2009; Markkula et al., 2018)","previouslyFormattedCitation":"(Gawthrop, Loram, Lakie, &amp; Gollee, 2011; Loram, Lakie, &amp; Gawthrop, 2009; Markkula et al., 2018)"},"properties":{"noteIndex":0},"schema":"https://github.com/citation-style-language/schema/raw/master/csl-citation.json"}</w:instrText>
      </w:r>
      <w:r w:rsidR="00EA42CC">
        <w:rPr>
          <w:shd w:val="clear" w:color="auto" w:fill="FFFFFF"/>
        </w:rPr>
        <w:fldChar w:fldCharType="separate"/>
      </w:r>
      <w:r w:rsidR="00EA42CC" w:rsidRPr="00EA42CC">
        <w:rPr>
          <w:noProof/>
          <w:shd w:val="clear" w:color="auto" w:fill="FFFFFF"/>
        </w:rPr>
        <w:t>(Gawthrop, Loram, Lakie, &amp; Gollee, 2011; Loram, Lakie, &amp; Gawthrop, 2009; Markkula et al., 2018)</w:t>
      </w:r>
      <w:r w:rsidR="00EA42CC">
        <w:rPr>
          <w:shd w:val="clear" w:color="auto" w:fill="FFFFFF"/>
        </w:rPr>
        <w:fldChar w:fldCharType="end"/>
      </w:r>
      <w:r w:rsidR="00EA42CC">
        <w:rPr>
          <w:shd w:val="clear" w:color="auto" w:fill="FFFFFF"/>
        </w:rPr>
        <w:t xml:space="preserve">. </w:t>
      </w:r>
      <w:r w:rsidR="00781BBF">
        <w:rPr>
          <w:shd w:val="clear" w:color="auto" w:fill="FFFFFF"/>
        </w:rPr>
        <w:t>However, the mechanism that can best model this intermittency is not</w:t>
      </w:r>
      <w:r w:rsidR="00051148">
        <w:rPr>
          <w:shd w:val="clear" w:color="auto" w:fill="FFFFFF"/>
        </w:rPr>
        <w:t xml:space="preserve"> yet</w:t>
      </w:r>
      <w:r w:rsidR="00781BBF">
        <w:rPr>
          <w:shd w:val="clear" w:color="auto" w:fill="FFFFFF"/>
        </w:rPr>
        <w:t xml:space="preserve"> fully understood. Two alternative frameworks – Threshold and Accumulator – have been proposed as mechanisms that could best describe the intermittency that is involved in steering. Whilst previous research has demonstrated that steering towards </w:t>
      </w:r>
      <w:r w:rsidR="00781BBF" w:rsidRPr="0004248A">
        <w:rPr>
          <w:i/>
          <w:shd w:val="clear" w:color="auto" w:fill="FFFFFF"/>
        </w:rPr>
        <w:t>straight</w:t>
      </w:r>
      <w:r w:rsidR="00781BBF">
        <w:rPr>
          <w:shd w:val="clear" w:color="auto" w:fill="FFFFFF"/>
        </w:rPr>
        <w:t xml:space="preserve"> road-line targets is best explained via an Accumulator framewor</w:t>
      </w:r>
      <w:r w:rsidR="001538A6">
        <w:rPr>
          <w:shd w:val="clear" w:color="auto" w:fill="FFFFFF"/>
        </w:rPr>
        <w:t xml:space="preserve">k </w:t>
      </w:r>
      <w:r w:rsidR="001538A6">
        <w:rPr>
          <w:shd w:val="clear" w:color="auto" w:fill="FFFFFF"/>
        </w:rPr>
        <w:fldChar w:fldCharType="begin" w:fldLock="1"/>
      </w:r>
      <w:r w:rsidR="00355998">
        <w:rPr>
          <w:shd w:val="clear" w:color="auto" w:fill="FFFFFF"/>
        </w:rPr>
        <w:instrText>ADDIN CSL_CITATION {"citationItems":[{"id":"ITEM-1","itemData":{"author":[{"dropping-particle":"","family":"Goodridge","given":"Courtney Michael","non-dropping-particle":"","parse-names":false,"suffix":""},{"dropping-particle":"","family":"Mole","given":"Callum D","non-dropping-particle":"","parse-names":false,"suffix":""},{"dropping-particle":"","family":"Billington","given":"Jac","non-dropping-particle":"","parse-names":false,"suffix":""},{"dropping-particle":"","family":"Markkula","given":"Gustav","non-dropping-particle":"","parse-names":false,"suffix":""},{"dropping-particle":"","family":"Wilkie","given":"Richard M","non-dropping-particle":"","parse-names":false,"suffix":""}],"id":"ITEM-1","issued":{"date-parts":[["2021"]]},"page":"1-39","title":"Steering is initiated based on error accumulation","type":"article-journal"},"uris":["http://www.mendeley.com/documents/?uuid=79235cf1-96cf-39f6-8981-fca64dc20026"]}],"mendeley":{"formattedCitation":"(Goodridge, Mole, Billington, Markkula, &amp; Wilkie, 2021)","manualFormatting":"(Goodridge, Mole, Billington, Markkula, &amp; Wilkie, 2022)","plainTextFormattedCitation":"(Goodridge, Mole, Billington, Markkula, &amp; Wilkie, 2021)","previouslyFormattedCitation":"(Goodridge, Mole, Billington, Markkula, &amp; Wilkie, 2021)"},"properties":{"noteIndex":0},"schema":"https://github.com/citation-style-language/schema/raw/master/csl-citation.json"}</w:instrText>
      </w:r>
      <w:r w:rsidR="001538A6">
        <w:rPr>
          <w:shd w:val="clear" w:color="auto" w:fill="FFFFFF"/>
        </w:rPr>
        <w:fldChar w:fldCharType="separate"/>
      </w:r>
      <w:r w:rsidR="001538A6" w:rsidRPr="001538A6">
        <w:rPr>
          <w:noProof/>
          <w:shd w:val="clear" w:color="auto" w:fill="FFFFFF"/>
        </w:rPr>
        <w:t>(Goodridge, Mole, Bill</w:t>
      </w:r>
      <w:r w:rsidR="00355998">
        <w:rPr>
          <w:noProof/>
          <w:shd w:val="clear" w:color="auto" w:fill="FFFFFF"/>
        </w:rPr>
        <w:t>ington, Markkula, &amp; Wilkie, 2022</w:t>
      </w:r>
      <w:r w:rsidR="001538A6" w:rsidRPr="001538A6">
        <w:rPr>
          <w:noProof/>
          <w:shd w:val="clear" w:color="auto" w:fill="FFFFFF"/>
        </w:rPr>
        <w:t>)</w:t>
      </w:r>
      <w:r w:rsidR="001538A6">
        <w:rPr>
          <w:shd w:val="clear" w:color="auto" w:fill="FFFFFF"/>
        </w:rPr>
        <w:fldChar w:fldCharType="end"/>
      </w:r>
      <w:r w:rsidR="00781BBF">
        <w:t xml:space="preserve">, </w:t>
      </w:r>
      <w:r w:rsidR="0000549C">
        <w:t xml:space="preserve">aspects of </w:t>
      </w:r>
      <w:r w:rsidR="009A57D6">
        <w:t xml:space="preserve">the </w:t>
      </w:r>
      <w:r w:rsidR="0000549C">
        <w:t xml:space="preserve">experimental design </w:t>
      </w:r>
      <w:r w:rsidR="009A57D6">
        <w:t xml:space="preserve">may have made </w:t>
      </w:r>
      <w:r w:rsidR="0000549C">
        <w:t xml:space="preserve">it more likely that people would accumulate perceptual information rather than rely upon fixed time independent thresholds. </w:t>
      </w:r>
      <w:r w:rsidR="00171BD3">
        <w:t xml:space="preserve">Therefore a specific aim of this manuscript was to build upon the work </w:t>
      </w:r>
      <w:r w:rsidR="00171BD3">
        <w:lastRenderedPageBreak/>
        <w:t xml:space="preserve">conducted by </w:t>
      </w:r>
      <w:r w:rsidR="00171BD3">
        <w:fldChar w:fldCharType="begin" w:fldLock="1"/>
      </w:r>
      <w:r w:rsidR="001721F9">
        <w:instrText>ADDIN CSL_CITATION {"citationItems":[{"id":"ITEM-1","itemData":{"author":[{"dropping-particle":"","family":"Goodridge","given":"Courtney Michael","non-dropping-particle":"","parse-names":false,"suffix":""},{"dropping-particle":"","family":"Mole","given":"Callum D","non-dropping-particle":"","parse-names":false,"suffix":""},{"dropping-particle":"","family":"Billington","given":"Jac","non-dropping-particle":"","parse-names":false,"suffix":""},{"dropping-particle":"","family":"Markkula","given":"Gustav","non-dropping-particle":"","parse-names":false,"suffix":""},{"dropping-particle":"","family":"Wilkie","given":"Richard M","non-dropping-particle":"","parse-names":false,"suffix":""}],"id":"ITEM-1","issued":{"date-parts":[["2021"]]},"page":"1-39","title":"Steering is initiated based on error accumulation","type":"article-journal"},"uris":["http://www.mendeley.com/documents/?uuid=79235cf1-96cf-39f6-8981-fca64dc20026"]}],"mendeley":{"formattedCitation":"(Goodridge et al., 2021)","manualFormatting":"Goodridge et al (2022)","plainTextFormattedCitation":"(Goodridge et al., 2021)","previouslyFormattedCitation":"(Goodridge et al., 2021)"},"properties":{"noteIndex":0},"schema":"https://github.com/citation-style-language/schema/raw/master/csl-citation.json"}</w:instrText>
      </w:r>
      <w:r w:rsidR="00171BD3">
        <w:fldChar w:fldCharType="separate"/>
      </w:r>
      <w:r w:rsidR="00171BD3" w:rsidRPr="00171BD3">
        <w:rPr>
          <w:noProof/>
        </w:rPr>
        <w:t>Goodridge et</w:t>
      </w:r>
      <w:r w:rsidR="00171BD3">
        <w:rPr>
          <w:noProof/>
        </w:rPr>
        <w:t xml:space="preserve"> al (</w:t>
      </w:r>
      <w:r w:rsidR="007406F8">
        <w:rPr>
          <w:noProof/>
        </w:rPr>
        <w:t>2022</w:t>
      </w:r>
      <w:r w:rsidR="00171BD3" w:rsidRPr="00171BD3">
        <w:rPr>
          <w:noProof/>
        </w:rPr>
        <w:t>)</w:t>
      </w:r>
      <w:r w:rsidR="00171BD3">
        <w:fldChar w:fldCharType="end"/>
      </w:r>
      <w:r w:rsidR="00171BD3">
        <w:t xml:space="preserve"> to investigate whether </w:t>
      </w:r>
      <w:r w:rsidR="001538A6">
        <w:t>Accumulator-predicted</w:t>
      </w:r>
      <w:r w:rsidR="00171BD3">
        <w:t xml:space="preserve"> steering responses translate to </w:t>
      </w:r>
      <w:r w:rsidR="009A57D6">
        <w:t xml:space="preserve">a more general </w:t>
      </w:r>
      <w:r w:rsidR="0000549C">
        <w:t xml:space="preserve">context </w:t>
      </w:r>
      <w:r w:rsidR="001E58CA">
        <w:t>where the optical information presented to drivers is more</w:t>
      </w:r>
      <w:r w:rsidR="0000549C">
        <w:t xml:space="preserve"> </w:t>
      </w:r>
      <w:r w:rsidR="009A57D6">
        <w:t>closely aligned to that experience</w:t>
      </w:r>
      <w:r w:rsidR="003262AC">
        <w:t>d</w:t>
      </w:r>
      <w:r w:rsidR="009A57D6">
        <w:t xml:space="preserve"> during real-world </w:t>
      </w:r>
      <w:r w:rsidR="0000549C">
        <w:t>locomot</w:t>
      </w:r>
      <w:r w:rsidR="009A57D6">
        <w:t>or settings (i.e. steering toward curved paths)</w:t>
      </w:r>
      <w:r w:rsidR="0000549C">
        <w:t xml:space="preserve">. </w:t>
      </w:r>
    </w:p>
    <w:p w14:paraId="2809B9C8" w14:textId="015E08AE" w:rsidR="00DC5F50" w:rsidRDefault="0004248A" w:rsidP="002C4E70">
      <w:pPr>
        <w:spacing w:line="480" w:lineRule="auto"/>
        <w:jc w:val="both"/>
      </w:pPr>
      <w:r>
        <w:t xml:space="preserve">Threshold and Accumulator frameworks attempt to explain how an input signal builds towards a threshold </w:t>
      </w:r>
      <w:proofErr w:type="gramStart"/>
      <w:r>
        <w:t>in order for</w:t>
      </w:r>
      <w:proofErr w:type="gramEnd"/>
      <w:r>
        <w:t xml:space="preserve"> a sensorimotor action to be initiated. T</w:t>
      </w:r>
      <w:r w:rsidR="00961793">
        <w:t xml:space="preserve">he main assumption of a Threshold framework </w:t>
      </w:r>
      <w:r>
        <w:t>is that</w:t>
      </w:r>
      <w:r w:rsidR="00961793">
        <w:t xml:space="preserve"> </w:t>
      </w:r>
      <w:r>
        <w:t>a sensorimotor action is triggered</w:t>
      </w:r>
      <w:r w:rsidR="00961793">
        <w:t xml:space="preserve"> once an error signal </w:t>
      </w:r>
      <w:r w:rsidR="00F0470F">
        <w:t xml:space="preserve">indicating a need for control </w:t>
      </w:r>
      <w:r w:rsidR="00961793">
        <w:t>sur</w:t>
      </w:r>
      <w:r w:rsidR="00E974FE">
        <w:t xml:space="preserve">passes </w:t>
      </w:r>
      <w:r w:rsidR="00B96769">
        <w:t xml:space="preserve">a </w:t>
      </w:r>
      <w:r w:rsidR="00252015">
        <w:t>fi</w:t>
      </w:r>
      <w:r w:rsidR="00C260F5">
        <w:t xml:space="preserve">xed absolute value </w:t>
      </w:r>
      <w:r w:rsidR="00C260F5">
        <w:fldChar w:fldCharType="begin" w:fldLock="1"/>
      </w:r>
      <w:r w:rsidR="00AE3897">
        <w:instrText>ADDIN CSL_CITATION {"citationItems":[{"id":"ITEM-1","itemData":{"DOI":"10.1068/p050437","ISSN":"03010066","PMID":"1005020","abstract":"A theory is presented of how a driver might visually control his braking. A mathematical analysis of the changing optic array at the driver's eye indicates that the simplest type of visual information, which would be sufficient for controlling braking and would also be likely to be easily picked up by the driver, is information about time to collision, rather than information about distance, speed, or acceleration/deceleration. It is shown how the driver could, in principle, use visual information about time to collision in registering when he is on a collision course, in judging when to start braking, and in controlling his ongoing braking. Implications of the theory for safe speeds and safe following distances are discussed, taking into account visual angular velocity detection thresholds, and some suggestions are made as to how safety on the roads might be improved.","author":[{"dropping-particle":"","family":"Lee","given":"David N","non-dropping-particle":"","parse-names":false,"suffix":""}],"container-title":"Perception","id":"ITEM-1","issue":"4","issued":{"date-parts":[["1976","12","25"]]},"page":"437-459","title":"A theory of visual control of braking based on information about time to collision","type":"article-journal","volume":"5"},"uris":["http://www.mendeley.com/documents/?uuid=b415bad6-1b07-3000-8425-985b22fadcfc"]},{"id":"ITEM-2","itemData":{"DOI":"10.1016/j.promfg.2015.07.605","ISSN":"23519789","abstract":"Drivers are required to monitor multiple critical variables in a dynamic, uncertain environment. Increasingly automated vehicles relieve drivers of the demand of moment-to-moment control but impose attentional demands associated with the need to monitor the status and behavior of the automation. Adaptive cruise control (ACC) is such a system – it automates headway maintenance. Because ACC operates effectively in only a subset of driving situations, drivers must monitor the system and intervene periodically. This paper describes a computational model to assess driver-ACC interaction. In this model, the driver is modeled according to a set of state transition diagrams (applying the modeling formalism developed by Degani &amp; Heymann, 2002, 2007), which represent a driver's mental model (i.e., understanding) of ACC as developed through its interface. This mental model combines with a set of response rules, based on perceptual thresholds, which guide driver response in failure situations. The ACC is modeled as a two-level longitudinal control algorithm (Zheng &amp; McDonald, 2005). The interaction of the driver and ACC predict reaction times for drivers intervening during ACC failures. The model predicts collision outcomes for a set of ACC use cases, which include scenarios within and outside normal ACC operating conditions. As identified from the model, there are a number of situations in which drivers’ inadequate understanding of ACC result in collisions. The findings indicate the need to inform drivers of ACC behavior in a way that allows them to anticipate situations prone to system failure, i.e., as based on an adequate understanding of system boundary conditions and appropriate situations of use. Implications of computational models for assessing driver-automation interaction for higher levels of automation are discussed.","author":[{"dropping-particle":"","family":"Seppelt","given":"Bobbie D.","non-dropping-particle":"","parse-names":false,"suffix":""},{"dropping-particle":"","family":"Lee","given":"John D.","non-dropping-particle":"","parse-names":false,"suffix":""}],"container-title":"Procedia Manufacturing","id":"ITEM-2","issued":{"date-parts":[["2015"]]},"page":"2621-2628","title":"Modeling Driver Response to Imperfect Vehicle Control Automation","type":"article-journal","volume":"3"},"uris":["http://www.mendeley.com/documents/?uuid=90866f56-e1e8-3309-bac3-e69c2ccd5b8e"]}],"mendeley":{"formattedCitation":"(Lee, 1976; Seppelt &amp; Lee, 2015)","plainTextFormattedCitation":"(Lee, 1976; Seppelt &amp; Lee, 2015)","previouslyFormattedCitation":"(Lee, 1976; Seppelt &amp; Lee, 2015)"},"properties":{"noteIndex":0},"schema":"https://github.com/citation-style-language/schema/raw/master/csl-citation.json"}</w:instrText>
      </w:r>
      <w:r w:rsidR="00C260F5">
        <w:fldChar w:fldCharType="separate"/>
      </w:r>
      <w:r w:rsidR="00C260F5" w:rsidRPr="00C260F5">
        <w:rPr>
          <w:noProof/>
        </w:rPr>
        <w:t>(Lee, 1976; Seppelt &amp; Lee, 2015)</w:t>
      </w:r>
      <w:r w:rsidR="00C260F5">
        <w:fldChar w:fldCharType="end"/>
      </w:r>
      <w:r w:rsidR="00961793">
        <w:t>.</w:t>
      </w:r>
      <w:r>
        <w:t xml:space="preserve"> </w:t>
      </w:r>
      <w:r w:rsidR="00C3490E">
        <w:t xml:space="preserve">During rear-end braking scenarios, a candidate for such an error signal is visual looming, which is generated by an object moving towards an observer (Terry, Charlton, &amp; Perrone, 2008). The angular projection of the object on the retina is defined as </w:t>
      </w:r>
      <m:oMath>
        <m:r>
          <m:rPr>
            <m:sty m:val="p"/>
          </m:rPr>
          <w:rPr>
            <w:rFonts w:ascii="Cambria Math" w:hAnsi="Cambria Math"/>
          </w:rPr>
          <m:t>θ</m:t>
        </m:r>
      </m:oMath>
      <w:r w:rsidR="008B3989">
        <w:t xml:space="preserve"> </w:t>
      </w:r>
      <w:r w:rsidR="00C3490E">
        <w:t xml:space="preserve">with the angular expansion rate (optical expansion) being defined as </w:t>
      </w:r>
      <m:oMath>
        <m:acc>
          <m:accPr>
            <m:chr m:val="̇"/>
            <m:ctrlPr>
              <w:rPr>
                <w:rFonts w:ascii="Cambria Math" w:hAnsi="Cambria Math"/>
              </w:rPr>
            </m:ctrlPr>
          </m:accPr>
          <m:e>
            <m:r>
              <m:rPr>
                <m:sty m:val="p"/>
              </m:rPr>
              <w:rPr>
                <w:rFonts w:ascii="Cambria Math" w:hAnsi="Cambria Math"/>
              </w:rPr>
              <m:t>θ</m:t>
            </m:r>
          </m:e>
        </m:acc>
      </m:oMath>
      <w:r w:rsidR="00C3490E">
        <w:t xml:space="preserve"> (Lee, 1976; Xue, Markkula, Yan, &amp; Merat, 2018).</w:t>
      </w:r>
      <w:r w:rsidR="008B3989">
        <w:t xml:space="preserve"> Hence </w:t>
      </w:r>
      <w:r>
        <w:t xml:space="preserve">a driver may only produce a braking response once </w:t>
      </w:r>
      <w:r w:rsidR="008B3989">
        <w:t>optical expansion</w:t>
      </w:r>
      <w:r>
        <w:t xml:space="preserve"> </w:t>
      </w:r>
      <w:r w:rsidR="00A96AE7">
        <w:t xml:space="preserve">surpasses some fixed magnitude. </w:t>
      </w:r>
      <w:r w:rsidR="001538A6">
        <w:t>Whilst it may seem intuitive that a human would initiate a sensorimotor action based directly upon the perceptual information that is presented</w:t>
      </w:r>
      <w:r w:rsidR="00E163DA">
        <w:t xml:space="preserve"> at a particular instant</w:t>
      </w:r>
      <w:r w:rsidR="009A3FB7">
        <w:t xml:space="preserve">, </w:t>
      </w:r>
      <w:r w:rsidR="001538A6">
        <w:t xml:space="preserve">recent evidence within the driving domain has suggested that this is too simplistic to reliably replicate human performance </w:t>
      </w:r>
      <w:r w:rsidR="001538A6">
        <w:fldChar w:fldCharType="begin" w:fldLock="1"/>
      </w:r>
      <w:r w:rsidR="001721F9">
        <w:instrText>ADDIN CSL_CITATION {"citationItems":[{"id":"ITEM-1","itemData":{"author":[{"dropping-particle":"","family":"Goodridge","given":"Courtney Michael","non-dropping-particle":"","parse-names":false,"suffix":""},{"dropping-particle":"","family":"Mole","given":"Callum D","non-dropping-particle":"","parse-names":false,"suffix":""},{"dropping-particle":"","family":"Billington","given":"Jac","non-dropping-particle":"","parse-names":false,"suffix":""},{"dropping-particle":"","family":"Markkula","given":"Gustav","non-dropping-particle":"","parse-names":false,"suffix":""},{"dropping-particle":"","family":"Wilkie","given":"Richard M","non-dropping-particle":"","parse-names":false,"suffix":""}],"id":"ITEM-1","issued":{"date-parts":[["2021"]]},"page":"1-39","title":"Steering is initiated based on error accumulation","type":"article-journal"},"uris":["http://www.mendeley.com/documents/?uuid=79235cf1-96cf-39f6-8981-fca64dc20026"]},{"id":"ITEM-2","itemData":{"DOI":"10.1371/journal.pcbi.1009096","ISSN":"15537358","PMID":"34264935","abstract":"Evidence accumulation models provide a dominant account of human decision-making, and have been particularly successful at explaining behavioral and neural data in laboratory paradigms using abstract, stationary stimuli. It has been proposed, but with limited in-depth investigation so far, that similar decision-making mechanisms are involved in tasks of a more embodied nature, such as movement and locomotion, by directly accumulating externally measurable sensory quantities of which the precise, typically continuously time-varying, magnitudes are important for successful behavior. Here, we leverage collision threat detection as a task which is ecologically relevant in this sense, but which can also be rigorously observed and modelled in a laboratory setting. Conventionally, it is assumed that humans are limited in this task by a perceptual threshold on the optical expansion rate the visual looming of the obstacle. Using concurrent recordings of EEG and behavioral responses, we disprove this conventional assumption, and instead provide strong evidence that humans detect collision threats by accumulating the continuously time-varying visual looming signal. Generalizing existing accumulator model assumptions from stationary to time-varying sensory evidence, we show that our model accounts for previously unexplained empirical observations and full distributions of detection response. We replicate a pre-response centroparietal positivity (CPP) in scalp potentials, which has previously been found to correlate with accumulated decision evidence. In contrast with these existing findings, we show that our model is capable of predicting the onset of the CPP signature rather than its buildup, suggesting that neural evidence accumulation is implemented differently, possibly in distinct brain regions, in collision detection compared to previously studied paradigms.","author":[{"dropping-particle":"","family":"Markkula","given":"Gustav","non-dropping-particle":"","parse-names":false,"suffix":""},{"dropping-particle":"","family":"Uludag","given":"Zeynep","non-dropping-particle":"","parse-names":false,"suffix":""},{"dropping-particle":"","family":"McGilchrist Wilkie","given":"Richard","non-dropping-particle":"","parse-names":false,"suffix":""},{"dropping-particle":"","family":"Billington","given":"Jac","non-dropping-particle":"","parse-names":false,"suffix":""}],"container-title":"PLoS Computational Biology","id":"ITEM-2","issue":"7","issued":{"date-parts":[["2021","7","1"]]},"publisher":"Public Library of Science","title":"Accumulation of continuously time-varying sensory evidence constrains neural and behavioral responses in human collision threat detection","type":"article-journal","volume":"17"},"uris":["http://www.mendeley.com/documents/?uuid=fa9a0bba-e867-3805-af1d-dbdbbddb8f29"]},{"id":"ITEM-3","itemData":{"DOI":"10.1016/j.aap.2020.105889","ISSN":"00014575","PMID":"33248429","abstract":"Prediction of driver reaction to the lead vehicle motion based on the perception-reaction time (PRT) is critical for prediction of rear-end crash risk. This study determines PRT at various spacings in approaching and braking conditions, and examines the association of PRT and deceleration rate with crash risk. For these tasks, a total of 50 drivers’ behavior was observed in a driving simulator experiment with 4 different scenarios – reaction to a decelerating lead vehicle, reaction to a stopped lead vehicle, perception of a lead vehicle's speed change, and perception of a slow-moving lead vehicle. The study tested three hypotheses of PRT including perception and reaction thresholds and the evidence accumulation framework using a visual variable (tau-inverse). It was found that the drivers neither reacted after a specific PRT from the start of perception nor reacted at a specific value of tau-inverse. Rather, the drivers generally reacted when the accumulation of evidence (tau-inverse) over time reached a threshold. It was also found that the magnitude of deceleration rate depends on the tau-inverse at the start of braking and hence, higher crash risk was associated with higher level of urgency and insufficient brake force rather than longer PRT. This study demonstrates that the evidence accumulation framework is a promising method of predicting driver reaction in approaching and braking conditions for different types of lead vehicle, and the level of urgency is important for predicting the probability of crash.","author":[{"dropping-particle":"","family":"Durrani","given":"Umair","non-dropping-particle":"","parse-names":false,"suffix":""},{"dropping-particle":"","family":"Lee","given":"Chris","non-dropping-particle":"","parse-names":false,"suffix":""},{"dropping-particle":"","family":"Shah","given":"Dhwani","non-dropping-particle":"","parse-names":false,"suffix":""}],"container-title":"Accident Analysis and Prevention","id":"ITEM-3","issued":{"date-parts":[["2021"]]},"title":"Predicting driver reaction time and deceleration: Comparison of perception-reaction thresholds and evidence accumulation framework","type":"article-journal","volume":"149"},"uris":["http://www.mendeley.com/documents/?uuid=fa652d58-3c9f-3754-a8ec-0fd795cb521d"]},{"id":"ITEM-4","itemData":{"DOI":"10.1007/s00422-017-0743-9","ISSN":"14320770","abstract":"A conceptual and computational framework is proposed for modelling of human sensorimotor control, and is exemplified for the sensorimotor task of steering a car. The framework emphasises control intermittency, and extends on existing models by suggesting that the nervous system implements intermittent control using a combination of (1) motor primitives, (2) prediction of sensory outcomes of motor actions, and (3) evidence accumulation of prediction errors. It is shown that approximate but useful sensory predictions in the intermittent control context can be constructed without detailed forward models, as a superposition of simple prediction primitives, resembling neurobiologically observed corollary discharges. The proposed mathematical framework allows straightforward extension to intermittent behaviour from existing one-dimensional continuous models in the linear control and ecological psychology traditions. Empirical observations from a driving simulator provide support for some of the framework assumptions: It is shown that human steering control, in routine lane-keeping and in a demanding near-limit task, is better described as a sequence of discrete stepwise steering adjustments, than as continuous control. Furthermore, the amplitudes of individual steering adjustments are well predicted by a compound visual cue signalling steering error, and even better so if also adjusting for predictions of how the same cue is affected by previous control. Finally, evidence accumulation is shown to explain observed covariability between inter-adjustment durations and adjustment amplitudes, seemingly better so than the type of threshold mechanisms that are typically assumed in existing models of intermittent control.","author":[{"dropping-particle":"","family":"Markkula","given":"Gustav","non-dropping-particle":"","parse-names":false,"suffix":""},{"dropping-particle":"","family":"Boer","given":"Erwin","non-dropping-particle":"","parse-names":false,"suffix":""},{"dropping-particle":"","family":"Romano","given":"Richard","non-dropping-particle":"","parse-names":false,"suffix":""},{"dropping-particle":"","family":"Merat","given":"Natasha","non-dropping-particle":"","parse-names":false,"suffix":""}],"container-title":"Biological Cybernetics","id":"ITEM-4","issue":"3","issued":{"date-parts":[["2018","6","16"]]},"page":"181-207","title":"Sustained sensorimotor control as intermittent decisions about prediction errors: computational framework and application to ground vehicle steering","type":"article-journal","volume":"112"},"uris":["http://www.mendeley.com/documents/?uuid=39125e11-a50e-33e1-b81e-1ea3b9d61859"]}],"mendeley":{"formattedCitation":"(Durrani et al., 2021; Goodridge et al., 2021; Markkula et al., 2018, 2021)","manualFormatting":"(Durrani, Lee, &amp; Shah, 2021; Goodridge et al, 2022; Markkula, Boer, Romano, &amp; Merat, 2018; Markkula, Uludag, Wilkie, &amp; Billington, 2021)","plainTextFormattedCitation":"(Durrani et al., 2021; Goodridge et al., 2021; Markkula et al., 2018, 2021)","previouslyFormattedCitation":"(Durrani et al., 2021; Goodridge et al., 2021; Markkula et al., 2018, 2021)"},"properties":{"noteIndex":0},"schema":"https://github.com/citation-style-language/schema/raw/master/csl-citation.json"}</w:instrText>
      </w:r>
      <w:r w:rsidR="001538A6">
        <w:fldChar w:fldCharType="separate"/>
      </w:r>
      <w:r w:rsidR="001538A6" w:rsidRPr="00AE3897">
        <w:rPr>
          <w:noProof/>
        </w:rPr>
        <w:t>(Durrani, Lee, &amp; Shah, 2021; Goodridge</w:t>
      </w:r>
      <w:r w:rsidR="001538A6">
        <w:rPr>
          <w:noProof/>
        </w:rPr>
        <w:t xml:space="preserve"> et al</w:t>
      </w:r>
      <w:r w:rsidR="00D5562C">
        <w:rPr>
          <w:noProof/>
        </w:rPr>
        <w:t>, 2022</w:t>
      </w:r>
      <w:r w:rsidR="001538A6" w:rsidRPr="00AE3897">
        <w:rPr>
          <w:noProof/>
        </w:rPr>
        <w:t>; Markkula, Boer, Romano, &amp; Merat, 201</w:t>
      </w:r>
      <w:r w:rsidR="001538A6">
        <w:rPr>
          <w:noProof/>
        </w:rPr>
        <w:t xml:space="preserve">8; Markkula, Uludag, </w:t>
      </w:r>
      <w:r w:rsidR="001538A6" w:rsidRPr="00AE3897">
        <w:rPr>
          <w:noProof/>
        </w:rPr>
        <w:t>Wilkie, &amp; Billington, 2021)</w:t>
      </w:r>
      <w:r w:rsidR="001538A6">
        <w:fldChar w:fldCharType="end"/>
      </w:r>
      <w:r w:rsidR="001538A6">
        <w:t xml:space="preserve">. </w:t>
      </w:r>
      <w:r w:rsidR="00F30350">
        <w:t>When braking in response to a looming signal</w:t>
      </w:r>
      <w:r>
        <w:t xml:space="preserve">, </w:t>
      </w:r>
      <w:r w:rsidR="00F30350">
        <w:t xml:space="preserve">it has been found that drivers do not respond once the looming surpasses a </w:t>
      </w:r>
      <w:r w:rsidR="00E334B2">
        <w:t>fixed value</w:t>
      </w:r>
      <w:r w:rsidR="00F30350">
        <w:t xml:space="preserve">. Rather, drivers initiate braking at larger looming signals when the rate of change in the looming signal is higher </w:t>
      </w:r>
      <w:r w:rsidR="00F30350">
        <w:fldChar w:fldCharType="begin" w:fldLock="1"/>
      </w:r>
      <w:r w:rsidR="00A4066B">
        <w:instrText>ADDIN CSL_CITATION {"citationItems":[{"id":"ITEM-1","itemData":{"DOI":"10.1080/001401399185306","ISSN":"00140139","abstract":"This on-road study examined the effect of the positioning of an attentionally demanding in-car task on the driver's ability to detect the approach of a decelerating car ahead. Twelve participants aged between 19 and 27 years with an average of 18,170 km life-time driving experience drove 20 and 40 m behind a vehicle which decelerated from 50 km/h at ~ 0.7 m/s2 without braking. Detection thresholds for nine locations of a LED display were compared with thresholds when focusing on the car ahead. A strong inverse relationship was found between time-to-collision (TTC) and eccentricity of the task to the normal line of sight, with TTC decreasing from 6 to 8 s at 0°eccentricity to 4 s at 90°. The results suggest that there are optimal locations, in terms of detecting the deceleration of a car ahead, for positioning attentionally demanding in-car devices, and that there are some differences in detection thresholds for similar eccentricities in the vertical and horizontal peripheries of the eye.","author":[{"dropping-particle":"","family":"Lamble","given":"Dave","non-dropping-particle":"","parse-names":false,"suffix":""},{"dropping-particle":"","family":"Laakso","given":"Matti","non-dropping-particle":"","parse-names":false,"suffix":""},{"dropping-particle":"","family":"Summala","given":"Heikki","non-dropping-particle":"","parse-names":false,"suffix":""}],"container-title":"Ergonomics","id":"ITEM-1","issue":"6","issued":{"date-parts":[["1999","6","10"]]},"page":"807-815","title":"Detection thresholds in car following situations and peripheral vision: Implications for positioning of visually demanding in-car displays","type":"article-journal","volume":"42"},"uris":["http://www.mendeley.com/documents/?uuid=919ffa4e-8da3-3728-aed0-d4ef5c3bbc03"]},{"id":"ITEM-2","itemData":{"DOI":"10.1371/journal.pcbi.1009096","ISSN":"15537358","PMID":"34264935","abstract":"Evidence accumulation models provide a dominant account of human decision-making, and have been particularly successful at explaining behavioral and neural data in laboratory paradigms using abstract, stationary stimuli. It has been proposed, but with limited in-depth investigation so far, that similar decision-making mechanisms are involved in tasks of a more embodied nature, such as movement and locomotion, by directly accumulating externally measurable sensory quantities of which the precise, typically continuously time-varying, magnitudes are important for successful behavior. Here, we leverage collision threat detection as a task which is ecologically relevant in this sense, but which can also be rigorously observed and modelled in a laboratory setting. Conventionally, it is assumed that humans are limited in this task by a perceptual threshold on the optical expansion rate the visual looming of the obstacle. Using concurrent recordings of EEG and behavioral responses, we disprove this conventional assumption, and instead provide strong evidence that humans detect collision threats by accumulating the continuously time-varying visual looming signal. Generalizing existing accumulator model assumptions from stationary to time-varying sensory evidence, we show that our model accounts for previously unexplained empirical observations and full distributions of detection response. We replicate a pre-response centroparietal positivity (CPP) in scalp potentials, which has previously been found to correlate with accumulated decision evidence. In contrast with these existing findings, we show that our model is capable of predicting the onset of the CPP signature rather than its buildup, suggesting that neural evidence accumulation is implemented differently, possibly in distinct brain regions, in collision detection compared to previously studied paradigms.","author":[{"dropping-particle":"","family":"Markkula","given":"Gustav","non-dropping-particle":"","parse-names":false,"suffix":""},{"dropping-particle":"","family":"Uludag","given":"Zeynep","non-dropping-particle":"","parse-names":false,"suffix":""},{"dropping-particle":"","family":"McGilchrist Wilkie","given":"Richard","non-dropping-particle":"","parse-names":false,"suffix":""},{"dropping-particle":"","family":"Billington","given":"Jac","non-dropping-particle":"","parse-names":false,"suffix":""}],"container-title":"PLoS Computational Biology","id":"ITEM-2","issue":"7","issued":{"date-parts":[["2021","7","1"]]},"publisher":"Public Library of Science","title":"Accumulation of continuously time-varying sensory evidence constrains neural and behavioral responses in human collision threat detection","type":"article-journal","volume":"17"},"uris":["http://www.mendeley.com/documents/?uuid=fa9a0bba-e867-3805-af1d-dbdbbddb8f29"]}],"mendeley":{"formattedCitation":"(Lamble, Laakso, &amp; Summala, 1999b; Markkula et al., 2021)","manualFormatting":"(Lamble et al, 1999; Markkula et al, 2021)","plainTextFormattedCitation":"(Lamble, Laakso, &amp; Summala, 1999b; Markkula et al., 2021)","previouslyFormattedCitation":"(Lamble, Laakso, &amp; Summala, 1999b; Markkula et al., 2021)"},"properties":{"noteIndex":0},"schema":"https://github.com/citation-style-language/schema/raw/master/csl-citation.json"}</w:instrText>
      </w:r>
      <w:r w:rsidR="00F30350">
        <w:fldChar w:fldCharType="separate"/>
      </w:r>
      <w:r w:rsidR="00A4066B">
        <w:rPr>
          <w:noProof/>
        </w:rPr>
        <w:t xml:space="preserve">(Lamble et al, </w:t>
      </w:r>
      <w:r w:rsidR="00F30350" w:rsidRPr="00F30350">
        <w:rPr>
          <w:noProof/>
        </w:rPr>
        <w:t>1999</w:t>
      </w:r>
      <w:r w:rsidR="00A4066B">
        <w:rPr>
          <w:noProof/>
        </w:rPr>
        <w:t>; Markkula et al</w:t>
      </w:r>
      <w:r w:rsidR="00F30350" w:rsidRPr="00F30350">
        <w:rPr>
          <w:noProof/>
        </w:rPr>
        <w:t>, 2021)</w:t>
      </w:r>
      <w:r w:rsidR="00F30350">
        <w:fldChar w:fldCharType="end"/>
      </w:r>
      <w:r w:rsidR="00F30350">
        <w:t xml:space="preserve">. </w:t>
      </w:r>
      <w:r w:rsidR="00B01521">
        <w:t xml:space="preserve">An explanation for this behavioural phenomenon is that drivers </w:t>
      </w:r>
      <w:r w:rsidR="00E334B2" w:rsidRPr="0004248A">
        <w:rPr>
          <w:i/>
        </w:rPr>
        <w:t>accumulate</w:t>
      </w:r>
      <w:r w:rsidR="00B01521">
        <w:t xml:space="preserve"> perceptual signals over time and then respond once the </w:t>
      </w:r>
      <w:r w:rsidR="00E334B2">
        <w:t xml:space="preserve">accumulated </w:t>
      </w:r>
      <w:r w:rsidR="00B01521">
        <w:t xml:space="preserve">quantity surpasses a fixed point, known as the decision </w:t>
      </w:r>
      <w:r w:rsidR="00B01521">
        <w:lastRenderedPageBreak/>
        <w:t xml:space="preserve">boundary. Figure 1 </w:t>
      </w:r>
      <w:r w:rsidR="00685EA3">
        <w:t xml:space="preserve">details </w:t>
      </w:r>
      <w:r w:rsidR="00B01521">
        <w:t xml:space="preserve">how </w:t>
      </w:r>
      <w:r w:rsidR="00685EA3">
        <w:t>the time of response changes for</w:t>
      </w:r>
      <w:r w:rsidR="00A4066B">
        <w:t xml:space="preserve"> perceived control errors</w:t>
      </w:r>
      <w:r w:rsidR="001538A6">
        <w:t xml:space="preserve"> (</w:t>
      </w:r>
      <m:oMath>
        <m:r>
          <w:rPr>
            <w:rFonts w:ascii="Cambria Math" w:hAnsi="Cambria Math"/>
            <w:color w:val="000000"/>
            <w:szCs w:val="24"/>
          </w:rPr>
          <m:t>E</m:t>
        </m:r>
      </m:oMath>
      <w:r w:rsidR="001538A6">
        <w:rPr>
          <w:color w:val="000000"/>
          <w:szCs w:val="24"/>
        </w:rPr>
        <w:t>)</w:t>
      </w:r>
      <w:r w:rsidR="00A4066B">
        <w:t xml:space="preserve"> </w:t>
      </w:r>
      <w:r w:rsidR="00B75456">
        <w:t>that increase at different rates</w:t>
      </w:r>
      <w:r w:rsidR="00B01521">
        <w:t xml:space="preserve">. The </w:t>
      </w:r>
      <w:r w:rsidR="00E334B2">
        <w:t>accumulation</w:t>
      </w:r>
      <w:r w:rsidR="00B01521">
        <w:t xml:space="preserve"> of small </w:t>
      </w:r>
      <w:r w:rsidR="00A4066B">
        <w:t xml:space="preserve">perceived control errors </w:t>
      </w:r>
      <w:r w:rsidR="00B01521">
        <w:t xml:space="preserve">over a short time is equivalent to the </w:t>
      </w:r>
      <w:r w:rsidR="00E334B2">
        <w:t>accumulation</w:t>
      </w:r>
      <w:r w:rsidR="00B01521">
        <w:t xml:space="preserve"> of large </w:t>
      </w:r>
      <w:r w:rsidR="00A4066B">
        <w:t>perceived control errors</w:t>
      </w:r>
      <w:r w:rsidR="00B01521">
        <w:t xml:space="preserve"> over a short time </w:t>
      </w:r>
      <w:r w:rsidR="00B01521">
        <w:fldChar w:fldCharType="begin" w:fldLock="1"/>
      </w:r>
      <w:r w:rsidR="00B75456">
        <w:instrText>ADDIN CSL_CITATION {"citationItems":[{"id":"ITEM-1","itemData":{"DOI":"10.1177/1541931214581185","ISBN":"9780945289456","ISSN":"10711813","abstract":"Building on ideas from contemporary neuroscience, a framework is proposed in which drivers’ steering and pedal behavior is modeled as a series of individual control adjustments, triggered after accumulation of sensory evidence for the need of an adjustment, or evidence that a previous or ongoing adjustment is not achieving the intended results. Example simulations are provided. Specifically, it is shown that evidence accumulation can account for previously unexplained variance in looming detection thresholds and brake onset timing. It is argued that the proposed framework resolves a discrepancy in the current driver modeling literature, by explaining not only the short-latency, well-tuned, closed-loop type of control of routine driving, but also the degradation into long-latency, ill-tuned open-loop control in more rare, unexpected, and urgent situations such as near-accidents. INTRODUCTION","author":[{"dropping-particle":"","family":"Markkula","given":"Gustav","non-dropping-particle":"","parse-names":false,"suffix":""}],"container-title":"Proceedings of the Human Factors and Ergonomics Society","id":"ITEM-1","issue":"1","issued":{"date-parts":[["2014","9","17"]]},"page":"879-883","title":"Modeling driver control behavior in both routine and near-accident driving","type":"paper-conference","volume":"2014-Janua"},"uris":["http://www.mendeley.com/documents/?uuid=b8e2365b-808c-3157-8f45-bc045a1e4ce7"]}],"mendeley":{"formattedCitation":"(Markkula, 2014)","plainTextFormattedCitation":"(Markkula, 2014)","previouslyFormattedCitation":"(Markkula, 2014)"},"properties":{"noteIndex":0},"schema":"https://github.com/citation-style-language/schema/raw/master/csl-citation.json"}</w:instrText>
      </w:r>
      <w:r w:rsidR="00B01521">
        <w:fldChar w:fldCharType="separate"/>
      </w:r>
      <w:r w:rsidR="00B01521" w:rsidRPr="00B01521">
        <w:rPr>
          <w:noProof/>
        </w:rPr>
        <w:t>(Markkula, 2014)</w:t>
      </w:r>
      <w:r w:rsidR="00B01521">
        <w:fldChar w:fldCharType="end"/>
      </w:r>
      <w:r w:rsidR="00B01521">
        <w:t>. This means that the shaded are</w:t>
      </w:r>
      <w:r w:rsidR="009A3FB7">
        <w:t xml:space="preserve">as in Figure 1 are equal in </w:t>
      </w:r>
      <w:r w:rsidR="00B01521">
        <w:t>area</w:t>
      </w:r>
      <w:r w:rsidR="00051148">
        <w:t>; in other words, they are equal in accumulated error</w:t>
      </w:r>
      <w:r w:rsidR="00B01521">
        <w:t xml:space="preserve">. </w:t>
      </w:r>
      <w:r w:rsidR="00B75456">
        <w:t xml:space="preserve">As a result, responses would be initiated at higher </w:t>
      </w:r>
      <w:r w:rsidR="004D3F7A">
        <w:t>perceived control errors (</w:t>
      </w:r>
      <w:proofErr w:type="gramStart"/>
      <w:r w:rsidR="004D3F7A">
        <w:t>i.e.</w:t>
      </w:r>
      <w:proofErr w:type="gramEnd"/>
      <w:r w:rsidR="004D3F7A">
        <w:t xml:space="preserve"> at the points</w:t>
      </w:r>
      <w:r w:rsidR="00685EA3">
        <w:t xml:space="preserve"> indicated </w:t>
      </w:r>
      <w:r w:rsidR="007233E0">
        <w:t>by pluses</w:t>
      </w:r>
      <w:r w:rsidR="004D3F7A">
        <w:t xml:space="preserve">) when the rate of increase in the signal is larger. </w:t>
      </w:r>
      <w:r w:rsidR="00B75456">
        <w:t>This replicates findings withi</w:t>
      </w:r>
      <w:r w:rsidR="00F0470F">
        <w:t>n the braking literature where</w:t>
      </w:r>
      <w:r w:rsidR="00B75456">
        <w:t xml:space="preserve"> drivers initiate their braking responses at higher overall looming </w:t>
      </w:r>
      <w:r w:rsidR="004D3F7A">
        <w:t>values</w:t>
      </w:r>
      <w:r w:rsidR="00B75456">
        <w:t xml:space="preserve"> when the rate of change in the looming signal is higher </w:t>
      </w:r>
      <w:r w:rsidR="00B75456">
        <w:fldChar w:fldCharType="begin" w:fldLock="1"/>
      </w:r>
      <w:r w:rsidR="004D3F7A">
        <w:instrText>ADDIN CSL_CITATION {"citationItems":[{"id":"ITEM-1","itemData":{"DOI":"10.1080/001401399185306","ISSN":"00140139","abstract":"This on-road study examined the effect of the positioning of an attentionally demanding in-car task on the driver's ability to detect the approach of a decelerating car ahead. Twelve participants aged between 19 and 27 years with an average of 18,170 km life-time driving experience drove 20 and 40 m behind a vehicle which decelerated from 50 km/h at ~ 0.7 m/s2 without braking. Detection thresholds for nine locations of a LED display were compared with thresholds when focusing on the car ahead. A strong inverse relationship was found between time-to-collision (TTC) and eccentricity of the task to the normal line of sight, with TTC decreasing from 6 to 8 s at 0°eccentricity to 4 s at 90°. The results suggest that there are optimal locations, in terms of detecting the deceleration of a car ahead, for positioning attentionally demanding in-car devices, and that there are some differences in detection thresholds for similar eccentricities in the vertical and horizontal peripheries of the eye.","author":[{"dropping-particle":"","family":"Lamble","given":"Dave","non-dropping-particle":"","parse-names":false,"suffix":""},{"dropping-particle":"","family":"Laakso","given":"Matti","non-dropping-particle":"","parse-names":false,"suffix":""},{"dropping-particle":"","family":"Summala","given":"Heikki","non-dropping-particle":"","parse-names":false,"suffix":""}],"container-title":"Ergonomics","id":"ITEM-1","issue":"6","issued":{"date-parts":[["1999","6","10"]]},"page":"807-815","title":"Detection thresholds in car following situations and peripheral vision: Implications for positioning of visually demanding in-car displays","type":"article-journal","volume":"42"},"uris":["http://www.mendeley.com/documents/?uuid=919ffa4e-8da3-3728-aed0-d4ef5c3bbc03"]},{"id":"ITEM-2","itemData":{"DOI":"10.1371/journal.pcbi.1009096","ISSN":"15537358","PMID":"34264935","abstract":"Evidence accumulation models provide a dominant account of human decision-making, and have been particularly successful at explaining behavioral and neural data in laboratory paradigms using abstract, stationary stimuli. It has been proposed, but with limited in-depth investigation so far, that similar decision-making mechanisms are involved in tasks of a more embodied nature, such as movement and locomotion, by directly accumulating externally measurable sensory quantities of which the precise, typically continuously time-varying, magnitudes are important for successful behavior. Here, we leverage collision threat detection as a task which is ecologically relevant in this sense, but which can also be rigorously observed and modelled in a laboratory setting. Conventionally, it is assumed that humans are limited in this task by a perceptual threshold on the optical expansion rate the visual looming of the obstacle. Using concurrent recordings of EEG and behavioral responses, we disprove this conventional assumption, and instead provide strong evidence that humans detect collision threats by accumulating the continuously time-varying visual looming signal. Generalizing existing accumulator model assumptions from stationary to time-varying sensory evidence, we show that our model accounts for previously unexplained empirical observations and full distributions of detection response. We replicate a pre-response centroparietal positivity (CPP) in scalp potentials, which has previously been found to correlate with accumulated decision evidence. In contrast with these existing findings, we show that our model is capable of predicting the onset of the CPP signature rather than its buildup, suggesting that neural evidence accumulation is implemented differently, possibly in distinct brain regions, in collision detection compared to previously studied paradigms.","author":[{"dropping-particle":"","family":"Markkula","given":"Gustav","non-dropping-particle":"","parse-names":false,"suffix":""},{"dropping-particle":"","family":"Uludag","given":"Zeynep","non-dropping-particle":"","parse-names":false,"suffix":""},{"dropping-particle":"","family":"McGilchrist Wilkie","given":"Richard","non-dropping-particle":"","parse-names":false,"suffix":""},{"dropping-particle":"","family":"Billington","given":"Jac","non-dropping-particle":"","parse-names":false,"suffix":""}],"container-title":"PLoS Computational Biology","id":"ITEM-2","issue":"7","issued":{"date-parts":[["2021","7","1"]]},"publisher":"Public Library of Science","title":"Accumulation of continuously time-varying sensory evidence constrains neural and behavioral responses in human collision threat detection","type":"article-journal","volume":"17"},"uris":["http://www.mendeley.com/documents/?uuid=fa9a0bba-e867-3805-af1d-dbdbbddb8f29"]}],"mendeley":{"formattedCitation":"(Lamble et al., 1999b; Markkula et al., 2021)","manualFormatting":"(Lamble et al., 1999; Markkula et al., 2021)","plainTextFormattedCitation":"(Lamble et al., 1999b; Markkula et al., 2021)","previouslyFormattedCitation":"(Lamble et al., 1999b; Markkula et al., 2021)"},"properties":{"noteIndex":0},"schema":"https://github.com/citation-style-language/schema/raw/master/csl-citation.json"}</w:instrText>
      </w:r>
      <w:r w:rsidR="00B75456">
        <w:fldChar w:fldCharType="separate"/>
      </w:r>
      <w:r w:rsidR="004D3F7A">
        <w:rPr>
          <w:noProof/>
        </w:rPr>
        <w:t>(Lamble et al., 1999</w:t>
      </w:r>
      <w:r w:rsidR="00F224D5" w:rsidRPr="00F224D5">
        <w:rPr>
          <w:noProof/>
        </w:rPr>
        <w:t>; Markkula et al., 2021)</w:t>
      </w:r>
      <w:r w:rsidR="00B75456">
        <w:fldChar w:fldCharType="end"/>
      </w:r>
      <w:r w:rsidR="00B75456">
        <w:t xml:space="preserve">. </w:t>
      </w:r>
    </w:p>
    <w:p w14:paraId="7B27442A" w14:textId="0F7FB92E" w:rsidR="002D0D7E" w:rsidRDefault="009A3FB7" w:rsidP="002C4E70">
      <w:pPr>
        <w:spacing w:line="480" w:lineRule="auto"/>
        <w:jc w:val="both"/>
      </w:pPr>
      <w:r w:rsidRPr="009A3FB7">
        <w:rPr>
          <w:noProof/>
        </w:rPr>
        <w:drawing>
          <wp:anchor distT="0" distB="0" distL="114300" distR="114300" simplePos="0" relativeHeight="251665920" behindDoc="1" locked="0" layoutInCell="1" allowOverlap="1" wp14:anchorId="19D9EFE9" wp14:editId="178B0FF3">
            <wp:simplePos x="0" y="0"/>
            <wp:positionH relativeFrom="margin">
              <wp:align>center</wp:align>
            </wp:positionH>
            <wp:positionV relativeFrom="paragraph">
              <wp:posOffset>16510</wp:posOffset>
            </wp:positionV>
            <wp:extent cx="2517775" cy="2517775"/>
            <wp:effectExtent l="0" t="0" r="0" b="0"/>
            <wp:wrapTight wrapText="bothSides">
              <wp:wrapPolygon edited="0">
                <wp:start x="0" y="0"/>
                <wp:lineTo x="0" y="21409"/>
                <wp:lineTo x="21409" y="21409"/>
                <wp:lineTo x="21409" y="0"/>
                <wp:lineTo x="0" y="0"/>
              </wp:wrapPolygon>
            </wp:wrapTight>
            <wp:docPr id="8" name="Picture 8" descr="C:\Users\pscmgo\OneDrive for Business\PhD\Project\Experiment_Code\TvA_analysis_curves\Plots\Fig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scmgo\OneDrive for Business\PhD\Project\Experiment_Code\TvA_analysis_curves\Plots\Fig1.tif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17775" cy="2517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5E753E" w14:textId="429074E8" w:rsidR="002D0D7E" w:rsidRDefault="002D0D7E" w:rsidP="002C4E70">
      <w:pPr>
        <w:spacing w:line="480" w:lineRule="auto"/>
        <w:jc w:val="both"/>
      </w:pPr>
    </w:p>
    <w:p w14:paraId="171FF6EE" w14:textId="530E2072" w:rsidR="002D0D7E" w:rsidRDefault="002D0D7E" w:rsidP="002C4E70">
      <w:pPr>
        <w:spacing w:line="480" w:lineRule="auto"/>
        <w:jc w:val="both"/>
      </w:pPr>
    </w:p>
    <w:p w14:paraId="41C33C35" w14:textId="5BCAB36B" w:rsidR="002D0D7E" w:rsidRDefault="002D0D7E" w:rsidP="002C4E70">
      <w:pPr>
        <w:spacing w:line="480" w:lineRule="auto"/>
        <w:jc w:val="both"/>
      </w:pPr>
    </w:p>
    <w:p w14:paraId="24F05633" w14:textId="140D2BD8" w:rsidR="002D0D7E" w:rsidRDefault="002D0D7E" w:rsidP="002C4E70">
      <w:pPr>
        <w:spacing w:line="480" w:lineRule="auto"/>
        <w:jc w:val="both"/>
      </w:pPr>
    </w:p>
    <w:p w14:paraId="4D1B11FA" w14:textId="13E35A21" w:rsidR="002D0D7E" w:rsidRDefault="002D0D7E" w:rsidP="002C4E70">
      <w:pPr>
        <w:spacing w:line="480" w:lineRule="auto"/>
        <w:jc w:val="both"/>
      </w:pPr>
    </w:p>
    <w:p w14:paraId="00F8C4D6" w14:textId="0B92B3FA" w:rsidR="002D0D7E" w:rsidRPr="00391E4F" w:rsidRDefault="002D0D7E" w:rsidP="002C4E70">
      <w:pPr>
        <w:spacing w:line="480" w:lineRule="auto"/>
        <w:jc w:val="both"/>
        <w:rPr>
          <w:i/>
        </w:rPr>
      </w:pPr>
      <w:r w:rsidRPr="00391E4F">
        <w:rPr>
          <w:i/>
        </w:rPr>
        <w:t>Figure 1:</w:t>
      </w:r>
      <w:r w:rsidR="00391E4F" w:rsidRPr="00391E4F">
        <w:rPr>
          <w:i/>
        </w:rPr>
        <w:t xml:space="preserve"> Threshold versus Accumulator predictions for responses to perceived control error that either increases at fast </w:t>
      </w:r>
      <w:r w:rsidR="001538A6">
        <w:rPr>
          <w:i/>
        </w:rPr>
        <w:t>(</w:t>
      </w:r>
      <w:r w:rsidR="00293473">
        <w:rPr>
          <w:i/>
        </w:rPr>
        <w:t>purple</w:t>
      </w:r>
      <w:r w:rsidR="001538A6">
        <w:rPr>
          <w:i/>
        </w:rPr>
        <w:t>) or slow</w:t>
      </w:r>
      <w:r w:rsidR="00293473">
        <w:rPr>
          <w:i/>
        </w:rPr>
        <w:t xml:space="preserve"> (yellow</w:t>
      </w:r>
      <w:r w:rsidR="001538A6">
        <w:rPr>
          <w:i/>
        </w:rPr>
        <w:t>) rates (</w:t>
      </w:r>
      <m:oMath>
        <m:acc>
          <m:accPr>
            <m:chr m:val="̇"/>
            <m:ctrlPr>
              <w:rPr>
                <w:rFonts w:ascii="Cambria Math" w:eastAsia="Cambria Math" w:hAnsi="Cambria Math"/>
                <w:i/>
                <w:color w:val="000000"/>
              </w:rPr>
            </m:ctrlPr>
          </m:accPr>
          <m:e>
            <m:r>
              <w:rPr>
                <w:rFonts w:ascii="Cambria Math" w:eastAsia="Cambria Math" w:hAnsi="Cambria Math"/>
                <w:color w:val="000000"/>
              </w:rPr>
              <m:t>E</m:t>
            </m:r>
          </m:e>
        </m:acc>
      </m:oMath>
      <w:r w:rsidR="001538A6">
        <w:rPr>
          <w:i/>
          <w:color w:val="000000"/>
        </w:rPr>
        <w:t>)</w:t>
      </w:r>
      <w:r w:rsidR="00391E4F" w:rsidRPr="00391E4F">
        <w:rPr>
          <w:i/>
        </w:rPr>
        <w:t>. The Accumulator framework predicts a response once the area below the line (integral) exceeds a certain threshold. For a Threshold framework, response onset occurs when the magnitude of the signal exceeds the fixed threshold (dashed horizontal line). The shaded portions under each line are equal in area, indic</w:t>
      </w:r>
      <w:r w:rsidR="001E58CA">
        <w:rPr>
          <w:i/>
        </w:rPr>
        <w:t>ating equal error accumulation.</w:t>
      </w:r>
    </w:p>
    <w:p w14:paraId="10C91A6A" w14:textId="46CB4354" w:rsidR="00895DFD" w:rsidRDefault="00355998" w:rsidP="002C4E70">
      <w:pPr>
        <w:spacing w:line="480" w:lineRule="auto"/>
        <w:jc w:val="both"/>
        <w:rPr>
          <w:color w:val="1C1C1C"/>
          <w:shd w:val="clear" w:color="auto" w:fill="FFFFFF"/>
        </w:rPr>
      </w:pPr>
      <w:r>
        <w:lastRenderedPageBreak/>
        <w:t>Goodridge et al (2022)</w:t>
      </w:r>
      <w:r w:rsidR="004071E2">
        <w:t xml:space="preserve"> </w:t>
      </w:r>
      <w:r w:rsidR="003F76C3">
        <w:t xml:space="preserve">conducted </w:t>
      </w:r>
      <w:r w:rsidR="0049417C">
        <w:t xml:space="preserve">one of </w:t>
      </w:r>
      <w:r w:rsidR="003F76C3">
        <w:t xml:space="preserve">the first </w:t>
      </w:r>
      <w:r w:rsidR="00685EA3">
        <w:t>well-</w:t>
      </w:r>
      <w:r w:rsidR="003F76C3">
        <w:t>controlled and</w:t>
      </w:r>
      <w:r w:rsidR="00F86208">
        <w:t xml:space="preserve"> </w:t>
      </w:r>
      <w:r w:rsidR="00BB19C6">
        <w:t>targeted</w:t>
      </w:r>
      <w:r w:rsidR="003F76C3">
        <w:t xml:space="preserve"> investigations of</w:t>
      </w:r>
      <w:r w:rsidR="00322920">
        <w:t xml:space="preserve"> Accumulator and Threshold frameworks of steering</w:t>
      </w:r>
      <w:r w:rsidR="0017649E">
        <w:t xml:space="preserve"> action</w:t>
      </w:r>
      <w:r w:rsidR="00322920">
        <w:t xml:space="preserve"> initiation</w:t>
      </w:r>
      <w:r w:rsidR="00BB19C6">
        <w:t>.</w:t>
      </w:r>
      <w:r w:rsidR="00DD51F0">
        <w:t xml:space="preserve"> </w:t>
      </w:r>
      <w:r w:rsidR="002335F0">
        <w:t>Participants were tasked with steering towards an</w:t>
      </w:r>
      <w:r w:rsidR="002335F0" w:rsidRPr="00C31BED">
        <w:rPr>
          <w:color w:val="1C1C1C"/>
          <w:shd w:val="clear" w:color="auto" w:fill="FFFFFF"/>
        </w:rPr>
        <w:t xml:space="preserve"> intermittently appearing</w:t>
      </w:r>
      <w:r w:rsidR="002335F0">
        <w:rPr>
          <w:color w:val="1C1C1C"/>
          <w:shd w:val="clear" w:color="auto" w:fill="FFFFFF"/>
        </w:rPr>
        <w:t xml:space="preserve"> target</w:t>
      </w:r>
      <w:r w:rsidR="002335F0" w:rsidRPr="00C31BED">
        <w:rPr>
          <w:color w:val="1C1C1C"/>
          <w:shd w:val="clear" w:color="auto" w:fill="FFFFFF"/>
        </w:rPr>
        <w:t xml:space="preserve"> ‘road-line’ that varied in position and orientation with respect to the driver’s starting position and trajecto</w:t>
      </w:r>
      <w:r w:rsidR="002335F0">
        <w:rPr>
          <w:color w:val="1C1C1C"/>
          <w:shd w:val="clear" w:color="auto" w:fill="FFFFFF"/>
        </w:rPr>
        <w:t xml:space="preserve">ry. </w:t>
      </w:r>
      <w:r w:rsidR="00DD51F0">
        <w:t xml:space="preserve">They used a </w:t>
      </w:r>
      <w:r w:rsidR="00322920">
        <w:t xml:space="preserve">simplified </w:t>
      </w:r>
      <w:r w:rsidR="00DD51F0">
        <w:t>virtual environment to allow</w:t>
      </w:r>
      <w:r w:rsidR="00322920">
        <w:t xml:space="preserve"> for more precise co</w:t>
      </w:r>
      <w:r w:rsidR="0017649E">
        <w:t>ntrol and manipulation over the perceptual information that</w:t>
      </w:r>
      <w:r w:rsidR="00322920">
        <w:t xml:space="preserve"> drivers could sample to inform their steering respons</w:t>
      </w:r>
      <w:r w:rsidR="00BB19C6">
        <w:t xml:space="preserve">e. </w:t>
      </w:r>
      <w:r w:rsidR="002335F0">
        <w:t xml:space="preserve">Furthermore, </w:t>
      </w:r>
      <w:r w:rsidR="002335F0">
        <w:rPr>
          <w:color w:val="1C1C1C"/>
          <w:shd w:val="clear" w:color="auto" w:fill="FFFFFF"/>
        </w:rPr>
        <w:t>control trials that did not require steering responses were interle</w:t>
      </w:r>
      <w:r w:rsidR="00613427">
        <w:rPr>
          <w:color w:val="1C1C1C"/>
          <w:shd w:val="clear" w:color="auto" w:fill="FFFFFF"/>
        </w:rPr>
        <w:t xml:space="preserve">aved within experimental trials </w:t>
      </w:r>
      <w:r w:rsidR="002335F0">
        <w:rPr>
          <w:color w:val="1C1C1C"/>
          <w:shd w:val="clear" w:color="auto" w:fill="FFFFFF"/>
        </w:rPr>
        <w:t>to ensure participants had to wait and sample the visual information rather than anticipating steering responses</w:t>
      </w:r>
      <w:r w:rsidR="00AF5232">
        <w:rPr>
          <w:color w:val="1C1C1C"/>
          <w:shd w:val="clear" w:color="auto" w:fill="FFFFFF"/>
        </w:rPr>
        <w:t>. T</w:t>
      </w:r>
      <w:r w:rsidR="0049417C">
        <w:rPr>
          <w:color w:val="1C1C1C"/>
          <w:shd w:val="clear" w:color="auto" w:fill="FFFFFF"/>
        </w:rPr>
        <w:t xml:space="preserve">his allowed the paradigm to directly exploit the key </w:t>
      </w:r>
      <w:r w:rsidR="00AF5232">
        <w:rPr>
          <w:color w:val="1C1C1C"/>
          <w:shd w:val="clear" w:color="auto" w:fill="FFFFFF"/>
        </w:rPr>
        <w:t>theoretical</w:t>
      </w:r>
      <w:r w:rsidR="0049417C">
        <w:rPr>
          <w:color w:val="1C1C1C"/>
          <w:shd w:val="clear" w:color="auto" w:fill="FFFFFF"/>
        </w:rPr>
        <w:t xml:space="preserve"> differences between Threshold and </w:t>
      </w:r>
      <w:r w:rsidR="00AF5232">
        <w:rPr>
          <w:color w:val="1C1C1C"/>
          <w:shd w:val="clear" w:color="auto" w:fill="FFFFFF"/>
        </w:rPr>
        <w:t xml:space="preserve">Accumulator frameworks: </w:t>
      </w:r>
      <w:r w:rsidR="0049417C">
        <w:rPr>
          <w:color w:val="1C1C1C"/>
          <w:shd w:val="clear" w:color="auto" w:fill="FFFFFF"/>
        </w:rPr>
        <w:t>how a perceptual signal builds over time</w:t>
      </w:r>
      <w:r w:rsidR="002335F0">
        <w:rPr>
          <w:color w:val="1C1C1C"/>
          <w:shd w:val="clear" w:color="auto" w:fill="FFFFFF"/>
        </w:rPr>
        <w:t>.</w:t>
      </w:r>
      <w:r w:rsidR="0049417C">
        <w:rPr>
          <w:color w:val="1C1C1C"/>
          <w:shd w:val="clear" w:color="auto" w:fill="FFFFFF"/>
        </w:rPr>
        <w:t xml:space="preserve"> </w:t>
      </w:r>
      <w:r w:rsidR="005C5893">
        <w:rPr>
          <w:color w:val="1C1C1C"/>
          <w:shd w:val="clear" w:color="auto" w:fill="FFFFFF"/>
        </w:rPr>
        <w:t>Goodridge et al (2022) found that t</w:t>
      </w:r>
      <w:r w:rsidR="006D50AD">
        <w:rPr>
          <w:color w:val="1C1C1C"/>
          <w:shd w:val="clear" w:color="auto" w:fill="FFFFFF"/>
        </w:rPr>
        <w:t>he timing and magnitude of s</w:t>
      </w:r>
      <w:r w:rsidR="00895DFD">
        <w:rPr>
          <w:color w:val="1C1C1C"/>
          <w:shd w:val="clear" w:color="auto" w:fill="FFFFFF"/>
        </w:rPr>
        <w:t xml:space="preserve">teering behaviours were in line with Accumulator predicted responses. Drivers did not respond </w:t>
      </w:r>
      <w:r w:rsidR="0017649E">
        <w:rPr>
          <w:color w:val="1C1C1C"/>
          <w:shd w:val="clear" w:color="auto" w:fill="FFFFFF"/>
        </w:rPr>
        <w:t xml:space="preserve">based upon </w:t>
      </w:r>
      <w:r w:rsidR="00895DFD">
        <w:rPr>
          <w:color w:val="1C1C1C"/>
          <w:shd w:val="clear" w:color="auto" w:fill="FFFFFF"/>
        </w:rPr>
        <w:t xml:space="preserve">time-independent </w:t>
      </w:r>
      <w:r w:rsidR="00AC23E1">
        <w:rPr>
          <w:color w:val="1C1C1C"/>
          <w:shd w:val="clear" w:color="auto" w:fill="FFFFFF"/>
        </w:rPr>
        <w:t>thresholds, rather</w:t>
      </w:r>
      <w:r w:rsidR="00895DFD">
        <w:rPr>
          <w:color w:val="1C1C1C"/>
          <w:shd w:val="clear" w:color="auto" w:fill="FFFFFF"/>
        </w:rPr>
        <w:t xml:space="preserve"> they </w:t>
      </w:r>
      <w:r w:rsidR="00613427">
        <w:rPr>
          <w:color w:val="1C1C1C"/>
          <w:shd w:val="clear" w:color="auto" w:fill="FFFFFF"/>
        </w:rPr>
        <w:t xml:space="preserve">altered </w:t>
      </w:r>
      <w:r w:rsidR="00895DFD">
        <w:rPr>
          <w:color w:val="1C1C1C"/>
          <w:shd w:val="clear" w:color="auto" w:fill="FFFFFF"/>
        </w:rPr>
        <w:t xml:space="preserve">their response to </w:t>
      </w:r>
      <w:r w:rsidR="00DE39BD">
        <w:rPr>
          <w:color w:val="1C1C1C"/>
          <w:shd w:val="clear" w:color="auto" w:fill="FFFFFF"/>
        </w:rPr>
        <w:t xml:space="preserve">the </w:t>
      </w:r>
      <w:r w:rsidR="00895DFD">
        <w:rPr>
          <w:color w:val="1C1C1C"/>
          <w:shd w:val="clear" w:color="auto" w:fill="FFFFFF"/>
        </w:rPr>
        <w:t xml:space="preserve">rate at which the perceived control error developed. </w:t>
      </w:r>
    </w:p>
    <w:p w14:paraId="464AA814" w14:textId="77B24AAA" w:rsidR="00AD64E0" w:rsidRPr="00AD64E0" w:rsidRDefault="00AC23E1" w:rsidP="00AD64E0">
      <w:pPr>
        <w:spacing w:line="480" w:lineRule="auto"/>
        <w:jc w:val="both"/>
        <w:rPr>
          <w:color w:val="1C1C1C"/>
          <w:shd w:val="clear" w:color="auto" w:fill="FFFFFF"/>
        </w:rPr>
      </w:pPr>
      <w:r>
        <w:rPr>
          <w:color w:val="1C1C1C"/>
          <w:shd w:val="clear" w:color="auto" w:fill="FFFFFF"/>
        </w:rPr>
        <w:t xml:space="preserve">In </w:t>
      </w:r>
      <w:r w:rsidR="00AD64E0">
        <w:rPr>
          <w:color w:val="1C1C1C"/>
          <w:shd w:val="clear" w:color="auto" w:fill="FFFFFF"/>
        </w:rPr>
        <w:t xml:space="preserve">Goodridge et al (2022) </w:t>
      </w:r>
      <w:r>
        <w:t xml:space="preserve">the locomotor conditions initially simulated a linear direction of </w:t>
      </w:r>
      <w:r w:rsidR="00AD64E0">
        <w:t xml:space="preserve">travel relative to a </w:t>
      </w:r>
      <w:r>
        <w:t xml:space="preserve">visible </w:t>
      </w:r>
      <w:r w:rsidR="00AD64E0" w:rsidRPr="00487353">
        <w:rPr>
          <w:i/>
        </w:rPr>
        <w:t>straight</w:t>
      </w:r>
      <w:r w:rsidR="00AD64E0">
        <w:t xml:space="preserve"> road-line</w:t>
      </w:r>
      <w:r>
        <w:t>, that could be</w:t>
      </w:r>
      <w:r w:rsidR="00AD64E0">
        <w:t xml:space="preserve"> offset at </w:t>
      </w:r>
      <w:r>
        <w:t xml:space="preserve">one of </w:t>
      </w:r>
      <w:proofErr w:type="gramStart"/>
      <w:r>
        <w:t>a number of</w:t>
      </w:r>
      <w:proofErr w:type="gramEnd"/>
      <w:r>
        <w:t xml:space="preserve"> possible </w:t>
      </w:r>
      <w:r w:rsidR="00AD64E0">
        <w:t xml:space="preserve">orientations. However, such a set up produced a prominent egocentric visual angle </w:t>
      </w:r>
      <m:oMath>
        <m:r>
          <w:rPr>
            <w:rFonts w:ascii="Cambria Math" w:hAnsi="Cambria Math"/>
          </w:rPr>
          <m:t>α</m:t>
        </m:r>
      </m:oMath>
      <w:r w:rsidR="00AD64E0">
        <w:t xml:space="preserve"> when the line was first presented when </w:t>
      </w:r>
      <w:r>
        <w:t xml:space="preserve">positioned </w:t>
      </w:r>
      <w:r w:rsidR="00AD64E0">
        <w:t>on the road-line (during 0 m</w:t>
      </w:r>
      <w:r w:rsidR="00E00D04">
        <w:t xml:space="preserve"> starting position conditions, </w:t>
      </w:r>
      <w:r w:rsidR="00AD64E0">
        <w:t xml:space="preserve">see Figure 2A). </w:t>
      </w:r>
      <w:r w:rsidR="00CC6D6D">
        <w:t>T</w:t>
      </w:r>
      <w:r w:rsidR="00AD64E0">
        <w:t xml:space="preserve">o remove the initial egocentric </w:t>
      </w:r>
      <m:oMath>
        <m:r>
          <w:rPr>
            <w:rFonts w:ascii="Cambria Math" w:hAnsi="Cambria Math"/>
          </w:rPr>
          <m:t>α</m:t>
        </m:r>
      </m:oMath>
      <w:r w:rsidR="00AD64E0">
        <w:t xml:space="preserve"> </w:t>
      </w:r>
      <w:r>
        <w:t>signal</w:t>
      </w:r>
      <w:r w:rsidR="00AD64E0">
        <w:t xml:space="preserve">, the camera view was counter-rotated by the same number of degrees as the orientation offset (see Figure 2B). However, doing this resulted in the future path and instantaneous heading of participants </w:t>
      </w:r>
      <w:r w:rsidR="00E00D04">
        <w:t>not being</w:t>
      </w:r>
      <w:r w:rsidR="00AD64E0">
        <w:t xml:space="preserve"> aligned, despite initially travelling linearly. </w:t>
      </w:r>
    </w:p>
    <w:p w14:paraId="391EE8C0" w14:textId="2F483BBE" w:rsidR="00AD64E0" w:rsidRDefault="00CC6D6D" w:rsidP="00AD64E0">
      <w:pPr>
        <w:spacing w:line="480" w:lineRule="auto"/>
        <w:jc w:val="both"/>
        <w:rPr>
          <w:b/>
        </w:rPr>
      </w:pPr>
      <w:r w:rsidRPr="00424868">
        <w:rPr>
          <w:b/>
          <w:noProof/>
        </w:rPr>
        <w:lastRenderedPageBreak/>
        <w:drawing>
          <wp:anchor distT="0" distB="0" distL="114300" distR="114300" simplePos="0" relativeHeight="251651584" behindDoc="1" locked="0" layoutInCell="1" allowOverlap="1" wp14:anchorId="283E3C57" wp14:editId="0128A505">
            <wp:simplePos x="0" y="0"/>
            <wp:positionH relativeFrom="margin">
              <wp:align>center</wp:align>
            </wp:positionH>
            <wp:positionV relativeFrom="paragraph">
              <wp:posOffset>11430</wp:posOffset>
            </wp:positionV>
            <wp:extent cx="5034915" cy="2517775"/>
            <wp:effectExtent l="0" t="0" r="0" b="0"/>
            <wp:wrapTight wrapText="bothSides">
              <wp:wrapPolygon edited="0">
                <wp:start x="0" y="0"/>
                <wp:lineTo x="0" y="21409"/>
                <wp:lineTo x="21494" y="21409"/>
                <wp:lineTo x="21494" y="0"/>
                <wp:lineTo x="0" y="0"/>
              </wp:wrapPolygon>
            </wp:wrapTight>
            <wp:docPr id="9" name="Picture 9" descr="C:\Users\pscmgo\OneDrive for Business\PhD\Project\Experiment_Code\experiment_curves\Data cleaning and modelling\Manuscript_Plots\Fig9.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scmgo\OneDrive for Business\PhD\Project\Experiment_Code\experiment_curves\Data cleaning and modelling\Manuscript_Plots\Fig9.tif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34915" cy="2517775"/>
                    </a:xfrm>
                    <a:prstGeom prst="rect">
                      <a:avLst/>
                    </a:prstGeom>
                    <a:noFill/>
                    <a:ln>
                      <a:noFill/>
                    </a:ln>
                  </pic:spPr>
                </pic:pic>
              </a:graphicData>
            </a:graphic>
            <wp14:sizeRelH relativeFrom="page">
              <wp14:pctWidth>0</wp14:pctWidth>
            </wp14:sizeRelH>
            <wp14:sizeRelV relativeFrom="page">
              <wp14:pctHeight>0</wp14:pctHeight>
            </wp14:sizeRelV>
          </wp:anchor>
        </w:drawing>
      </w:r>
      <w:r w:rsidR="00AD64E0" w:rsidRPr="00424868">
        <w:rPr>
          <w:b/>
        </w:rPr>
        <w:t xml:space="preserve"> </w:t>
      </w:r>
    </w:p>
    <w:p w14:paraId="71D3CD49" w14:textId="74D8A84D" w:rsidR="00AD64E0" w:rsidRDefault="00AD64E0" w:rsidP="00AD64E0">
      <w:pPr>
        <w:spacing w:line="480" w:lineRule="auto"/>
        <w:jc w:val="both"/>
        <w:rPr>
          <w:b/>
        </w:rPr>
      </w:pPr>
    </w:p>
    <w:p w14:paraId="65776AEB" w14:textId="4349B47B" w:rsidR="00AD64E0" w:rsidRDefault="00AD64E0" w:rsidP="00AD64E0">
      <w:pPr>
        <w:spacing w:line="480" w:lineRule="auto"/>
        <w:jc w:val="both"/>
        <w:rPr>
          <w:b/>
        </w:rPr>
      </w:pPr>
    </w:p>
    <w:p w14:paraId="314DADE3" w14:textId="43A0231B" w:rsidR="00AD64E0" w:rsidRDefault="00AD64E0" w:rsidP="00AD64E0">
      <w:pPr>
        <w:spacing w:line="480" w:lineRule="auto"/>
        <w:jc w:val="both"/>
        <w:rPr>
          <w:b/>
        </w:rPr>
      </w:pPr>
    </w:p>
    <w:p w14:paraId="0C14A241" w14:textId="28285B6D" w:rsidR="00AD64E0" w:rsidRDefault="00AD64E0" w:rsidP="00AD64E0">
      <w:pPr>
        <w:spacing w:line="480" w:lineRule="auto"/>
        <w:jc w:val="both"/>
        <w:rPr>
          <w:b/>
        </w:rPr>
      </w:pPr>
    </w:p>
    <w:p w14:paraId="5B54D3D7" w14:textId="77777777" w:rsidR="00AD64E0" w:rsidRDefault="00AD64E0" w:rsidP="00AD64E0">
      <w:pPr>
        <w:spacing w:line="480" w:lineRule="auto"/>
        <w:jc w:val="both"/>
        <w:rPr>
          <w:b/>
        </w:rPr>
      </w:pPr>
    </w:p>
    <w:p w14:paraId="604FB725" w14:textId="79074185" w:rsidR="00AD64E0" w:rsidRDefault="00AD64E0" w:rsidP="00AD64E0">
      <w:pPr>
        <w:spacing w:line="480" w:lineRule="auto"/>
        <w:jc w:val="both"/>
        <w:rPr>
          <w:i/>
        </w:rPr>
      </w:pPr>
      <w:r>
        <w:rPr>
          <w:i/>
        </w:rPr>
        <w:t>Figure 2</w:t>
      </w:r>
      <w:r w:rsidRPr="00424868">
        <w:rPr>
          <w:i/>
        </w:rPr>
        <w:t xml:space="preserve">: Bird’s-eye view </w:t>
      </w:r>
      <w:r>
        <w:rPr>
          <w:i/>
        </w:rPr>
        <w:t xml:space="preserve">of the </w:t>
      </w:r>
      <w:r w:rsidRPr="00424868">
        <w:rPr>
          <w:i/>
        </w:rPr>
        <w:t>experimental paradigm pr</w:t>
      </w:r>
      <w:r w:rsidR="00136E2A">
        <w:rPr>
          <w:i/>
        </w:rPr>
        <w:t>esented in Goodridge et al (2022</w:t>
      </w:r>
      <w:r w:rsidRPr="00424868">
        <w:rPr>
          <w:i/>
        </w:rPr>
        <w:t xml:space="preserve">) without (A) and with (B) the camera counter-rotation. </w:t>
      </w:r>
      <w:r w:rsidRPr="00424868">
        <w:rPr>
          <w:i/>
          <w:color w:val="000000"/>
        </w:rPr>
        <w:t>The points (filled circles) show examples of the position of the vehicle at the start of a trial (T0) and at a later point in time (T1). The bold vertical line represents the visible road-line, the dashed lines represent the trajectories of different orientations, and the arrows represent the direction of the camera view (</w:t>
      </w:r>
      <w:r w:rsidRPr="00424868">
        <w:rPr>
          <w:i/>
        </w:rPr>
        <w:t xml:space="preserve">“camera view” refers to the viewport through which the driver observes the virtual environment and thus </w:t>
      </w:r>
      <w:r w:rsidRPr="00424868">
        <w:rPr>
          <w:i/>
          <w:color w:val="000000"/>
        </w:rPr>
        <w:t xml:space="preserve">generates the image shown on the visual display). To create a display simulation that provides optical information </w:t>
      </w:r>
      <w:proofErr w:type="gramStart"/>
      <w:r w:rsidRPr="00424868">
        <w:rPr>
          <w:i/>
          <w:color w:val="000000"/>
        </w:rPr>
        <w:t>similar to</w:t>
      </w:r>
      <w:proofErr w:type="gramEnd"/>
      <w:r w:rsidRPr="00424868">
        <w:rPr>
          <w:i/>
          <w:color w:val="000000"/>
        </w:rPr>
        <w:t xml:space="preserve"> that produced during real-world locomotion, the camera view would be in-line with the direction of travel (panel A).</w:t>
      </w:r>
      <w:r w:rsidRPr="00424868">
        <w:rPr>
          <w:i/>
        </w:rPr>
        <w:t xml:space="preserve"> </w:t>
      </w:r>
      <w:r w:rsidRPr="00424868">
        <w:rPr>
          <w:i/>
          <w:color w:val="000000"/>
        </w:rPr>
        <w:t xml:space="preserve">To remove the initial egocentric </w:t>
      </w:r>
      <m:oMath>
        <m:r>
          <w:rPr>
            <w:rFonts w:ascii="Cambria Math" w:hAnsi="Cambria Math"/>
          </w:rPr>
          <m:t>α</m:t>
        </m:r>
      </m:oMath>
      <w:r w:rsidRPr="00424868">
        <w:rPr>
          <w:i/>
        </w:rPr>
        <w:t xml:space="preserve"> at T0, the camera view would have to be counter-rotated by the same number of degrees as the orientation (panel B). Now the camera view always aligns with the road-line at T0 and thus nullifies initial error signals when starting from the road-line.</w:t>
      </w:r>
    </w:p>
    <w:p w14:paraId="110E1083" w14:textId="750B97CF" w:rsidR="000173B3" w:rsidRDefault="00AD64E0" w:rsidP="000173B3">
      <w:pPr>
        <w:spacing w:line="480" w:lineRule="auto"/>
        <w:jc w:val="both"/>
      </w:pPr>
      <w:r>
        <w:t>One</w:t>
      </w:r>
      <w:r w:rsidR="00AC23E1">
        <w:t xml:space="preserve"> potential</w:t>
      </w:r>
      <w:r>
        <w:t xml:space="preserve"> limitation levied against this </w:t>
      </w:r>
      <w:r w:rsidR="00AC23E1">
        <w:t xml:space="preserve">experimental </w:t>
      </w:r>
      <w:r w:rsidR="00850303">
        <w:t>set-up</w:t>
      </w:r>
      <w:r>
        <w:t xml:space="preserve"> is that </w:t>
      </w:r>
      <w:r w:rsidR="00AC23E1">
        <w:t xml:space="preserve">the </w:t>
      </w:r>
      <w:r>
        <w:t xml:space="preserve">counter-rotation may have </w:t>
      </w:r>
      <w:r w:rsidR="00AC23E1">
        <w:t xml:space="preserve">promoted </w:t>
      </w:r>
      <w:r>
        <w:t xml:space="preserve">the </w:t>
      </w:r>
      <w:r w:rsidR="00E86E61">
        <w:t>Accumulator</w:t>
      </w:r>
      <w:r w:rsidR="00AC23E1">
        <w:t>-like</w:t>
      </w:r>
      <w:r w:rsidR="005F2109">
        <w:t xml:space="preserve"> </w:t>
      </w:r>
      <w:r>
        <w:t xml:space="preserve">effects that were observed. Previous research has demonstrated that errors in heading are correlated with errors in steering </w:t>
      </w:r>
      <w:r>
        <w:fldChar w:fldCharType="begin" w:fldLock="1"/>
      </w:r>
      <w:r>
        <w:instrText>ADDIN CSL_CITATION {"citationItems":[{"id":"ITEM-1","itemData":{"DOI":"10.1145/1141897.1141898","ISSN":"15443965","abstract":"The ability to judge heading (direction of travel) has been the focus of much research, but a role for perceived heading in steering has not been firmly established. Subjects steered down a road consisting of straight and curved segments and made heading judgments along the way. Heading judgments while traversing curved road segments were biased in the direction of the curve by up to 5. and position errors on the same curved roads were highly correlated with heading biases. This correlation was revealed by the simultaneous measurement of steering performance and perceived heading. © 2006, ACM. All rights reserved.","author":[{"dropping-particle":"","family":"Kelly","given":"Jonathan W.","non-dropping-particle":"","parse-names":false,"suffix":""},{"dropping-particle":"","family":"Beall","given":"Andrew C.","non-dropping-particle":"","parse-names":false,"suffix":""},{"dropping-particle":"","family":"Loomis","given":"Jack M.","non-dropping-particle":"","parse-names":false,"suffix":""},{"dropping-particle":"","family":"Macuga","given":"Kristen L.","non-dropping-particle":"","parse-names":false,"suffix":""},{"dropping-particle":"","family":"Smith","given":"Roy S.","non-dropping-particle":"","parse-names":false,"suffix":""}],"container-title":"ACM Transactions on Applied Perception","id":"ITEM-1","issue":"2","issued":{"date-parts":[["2006"]]},"page":"83-94","title":"Simultaneous Measurement of Steering Performance and Perceived Heading on a Curving Path","type":"article-journal","volume":"3"},"uris":["http://www.mendeley.com/documents/?uuid=dab9a0b7-d795-3901-9378-2b055b04662f"]}],"mendeley":{"formattedCitation":"(Kelly, Beall, Loomis, Macuga, &amp; Smith, 2006)","plainTextFormattedCitation":"(Kelly, Beall, Loomis, Macuga, &amp; Smith, 2006)","previouslyFormattedCitation":"(Kelly, Beall, Loomis, Macuga, &amp; Smith, 2006)"},"properties":{"noteIndex":0},"schema":"https://github.com/citation-style-language/schema/raw/master/csl-citation.json"}</w:instrText>
      </w:r>
      <w:r>
        <w:fldChar w:fldCharType="separate"/>
      </w:r>
      <w:r w:rsidRPr="00456293">
        <w:rPr>
          <w:noProof/>
        </w:rPr>
        <w:t>(Kelly, Beall, Loomis, Macuga, &amp; Smith, 2006)</w:t>
      </w:r>
      <w:r>
        <w:fldChar w:fldCharType="end"/>
      </w:r>
      <w:r w:rsidR="00136E2A">
        <w:t xml:space="preserve"> and that altering the heading </w:t>
      </w:r>
      <w:r w:rsidR="00D32CDC">
        <w:t xml:space="preserve">of an </w:t>
      </w:r>
      <w:r w:rsidR="00136E2A">
        <w:lastRenderedPageBreak/>
        <w:t>observe</w:t>
      </w:r>
      <w:r w:rsidR="00375821">
        <w:t>r</w:t>
      </w:r>
      <w:r w:rsidR="00136E2A">
        <w:t xml:space="preserve"> </w:t>
      </w:r>
      <w:r w:rsidR="00AC23E1">
        <w:t>(</w:t>
      </w:r>
      <w:r w:rsidR="00136E2A">
        <w:t>within a virtual environment with sparse motion parallax</w:t>
      </w:r>
      <w:r w:rsidR="00AC23E1">
        <w:t>)</w:t>
      </w:r>
      <w:r w:rsidR="00375821">
        <w:t xml:space="preserve"> can alter the strategy used </w:t>
      </w:r>
      <w:r w:rsidR="00E86E61">
        <w:t>to steer</w:t>
      </w:r>
      <w:r w:rsidR="00375821">
        <w:t xml:space="preserve"> </w:t>
      </w:r>
      <w:r w:rsidR="00E86E61">
        <w:t xml:space="preserve">towards </w:t>
      </w:r>
      <w:r w:rsidR="00375821">
        <w:t xml:space="preserve">a target </w:t>
      </w:r>
      <w:r w:rsidR="00375821">
        <w:fldChar w:fldCharType="begin" w:fldLock="1"/>
      </w:r>
      <w:r w:rsidR="00850303">
        <w:instrText>ADDIN CSL_CITATION {"citationItems":[{"id":"ITEM-1","itemData":{"DOI":"10.1038/84054","ISSN":"10976256","PMID":"11175884","abstract":"How is human locomotion visually controlled? Fifty years ago, it was proposed that we steer to a goal using optic flow, the pattern of motion at the eye that specifies the direction of locomotion. However, we might also simply walk in the perceived direction of a goal. These two hypotheses normally predict the same behavior, but we tested them in an immersive virtual environment by displacing the optic flow from the direction of walking, violating the laws of optics. We found that people walked in the visual direction of a lone target, but increasingly relied on optic flow as it was added to the display. The visual control law for steering toward a goal is a linear combination of these two variables weighted by the magnitude of flow, thereby allowing humans to have robust locomotor control under varying environmental conditions.","author":[{"dropping-particle":"","family":"Warren","given":"Jr","non-dropping-particle":"","parse-names":false,"suffix":""},{"dropping-particle":"","family":"Kay","given":"B. A.","non-dropping-particle":"","parse-names":false,"suffix":""},{"dropping-particle":"","family":"Zosh","given":"W. D.","non-dropping-particle":"","parse-names":false,"suffix":""},{"dropping-particle":"","family":"Duchon","given":"A. P.","non-dropping-particle":"","parse-names":false,"suffix":""},{"dropping-particle":"","family":"Sahuc","given":"S.","non-dropping-particle":"","parse-names":false,"suffix":""}],"container-title":"Nature Neuroscience","id":"ITEM-1","issue":"2","issued":{"date-parts":[["2001"]]},"page":"213-216","title":"Optic flow is used to control human walking","type":"article-journal","volume":"4"},"uris":["http://www.mendeley.com/documents/?uuid=e370886b-b257-3395-8b19-313c5dff8519"]}],"mendeley":{"formattedCitation":"(J. Warren, Kay, Zosh, Duchon, &amp; Sahuc, 2001)","manualFormatting":"(Warren, Kay, Zosh, Duchon, &amp; Sahuc, 2001)","plainTextFormattedCitation":"(J. Warren, Kay, Zosh, Duchon, &amp; Sahuc, 2001)","previouslyFormattedCitation":"(J. Warren, Kay, Zosh, Duchon, &amp; Sahuc, 2001)"},"properties":{"noteIndex":0},"schema":"https://github.com/citation-style-language/schema/raw/master/csl-citation.json"}</w:instrText>
      </w:r>
      <w:r w:rsidR="00375821">
        <w:fldChar w:fldCharType="separate"/>
      </w:r>
      <w:r w:rsidR="00850303">
        <w:rPr>
          <w:noProof/>
        </w:rPr>
        <w:t>(</w:t>
      </w:r>
      <w:r w:rsidR="0000044C" w:rsidRPr="0000044C">
        <w:rPr>
          <w:noProof/>
        </w:rPr>
        <w:t>Warren, Kay, Zosh, Duchon, &amp; Sahuc, 2001)</w:t>
      </w:r>
      <w:r w:rsidR="00375821">
        <w:fldChar w:fldCharType="end"/>
      </w:r>
      <w:r w:rsidR="00375821">
        <w:t>.</w:t>
      </w:r>
      <w:r w:rsidR="007406F8">
        <w:t xml:space="preserve"> </w:t>
      </w:r>
      <w:r w:rsidR="000173B3">
        <w:t xml:space="preserve">Hence previous literature has suggested that altering an observers perceived heading can affect the strategy </w:t>
      </w:r>
      <w:r w:rsidR="00850303">
        <w:t>observer’s use to steer, and the precision with which they are able to implement the</w:t>
      </w:r>
      <w:r w:rsidR="00AC23E1">
        <w:t>ir locomotor</w:t>
      </w:r>
      <w:r w:rsidR="00850303">
        <w:t xml:space="preserve"> strategy</w:t>
      </w:r>
      <w:r w:rsidR="000173B3">
        <w:t>. Furthermore, counter-rotating the virtual heading in the manner produced by Goodridge et al (2022) generate</w:t>
      </w:r>
      <w:r w:rsidR="00850303">
        <w:t>d</w:t>
      </w:r>
      <w:r w:rsidR="000173B3">
        <w:t xml:space="preserve"> a sensation of the vehicle drift. This is because the optical information participants receiv</w:t>
      </w:r>
      <w:r w:rsidR="00AC23E1">
        <w:t>ed</w:t>
      </w:r>
      <w:r w:rsidR="000173B3">
        <w:t xml:space="preserve"> (specified by the camera view) had an angular offset relative to the direction they were travelling. </w:t>
      </w:r>
      <w:r w:rsidR="004037E0">
        <w:t xml:space="preserve">Hence it is </w:t>
      </w:r>
      <w:r w:rsidR="00AC23E1">
        <w:t xml:space="preserve">possible </w:t>
      </w:r>
      <w:r w:rsidR="004037E0">
        <w:t xml:space="preserve">that ambiguity in the </w:t>
      </w:r>
      <w:r w:rsidR="00AC23E1">
        <w:t xml:space="preserve">perceptual </w:t>
      </w:r>
      <w:r w:rsidR="004037E0">
        <w:t>signal</w:t>
      </w:r>
      <w:r w:rsidR="00AC23E1">
        <w:t>s</w:t>
      </w:r>
      <w:r w:rsidR="004037E0">
        <w:t xml:space="preserve"> may have </w:t>
      </w:r>
      <w:r w:rsidR="00AC23E1">
        <w:t xml:space="preserve">led to </w:t>
      </w:r>
      <w:r w:rsidR="007C4237">
        <w:t xml:space="preserve">a decreased </w:t>
      </w:r>
      <w:r w:rsidR="00AC23E1">
        <w:t xml:space="preserve">reliance on </w:t>
      </w:r>
      <w:r w:rsidR="007C4237">
        <w:t xml:space="preserve">a single threshold of response, leading instead to behaviour more consistent with </w:t>
      </w:r>
      <w:r w:rsidR="00AC23E1">
        <w:t>accumulation</w:t>
      </w:r>
      <w:r w:rsidR="007C4237">
        <w:t>.</w:t>
      </w:r>
      <w:r w:rsidR="00AC23E1">
        <w:t xml:space="preserve"> </w:t>
      </w:r>
      <w:r w:rsidR="000173B3">
        <w:t xml:space="preserve">Goodridge et al (2022) discussed the </w:t>
      </w:r>
      <w:r w:rsidR="007C4237">
        <w:t xml:space="preserve">possibility </w:t>
      </w:r>
      <w:r w:rsidR="000173B3">
        <w:t>that Accumulator and Threshold frameworks may be two differing</w:t>
      </w:r>
      <w:r w:rsidR="005F2109">
        <w:t xml:space="preserve"> strategies that humans can use</w:t>
      </w:r>
      <w:r w:rsidR="000173B3">
        <w:t xml:space="preserve"> within the sensorimotor system </w:t>
      </w:r>
      <w:proofErr w:type="gramStart"/>
      <w:r w:rsidR="000173B3">
        <w:t>in order to</w:t>
      </w:r>
      <w:proofErr w:type="gramEnd"/>
      <w:r w:rsidR="000173B3">
        <w:t xml:space="preserve"> produce actions</w:t>
      </w:r>
      <w:r w:rsidR="002921A0">
        <w:t xml:space="preserve"> depending upon the situation</w:t>
      </w:r>
      <w:r w:rsidR="000173B3">
        <w:t xml:space="preserve">. </w:t>
      </w:r>
      <w:proofErr w:type="gramStart"/>
      <w:r w:rsidR="007C4237">
        <w:t>So</w:t>
      </w:r>
      <w:proofErr w:type="gramEnd"/>
      <w:r w:rsidR="007C4237">
        <w:t xml:space="preserve"> it may simply have been </w:t>
      </w:r>
      <w:r w:rsidR="000173B3">
        <w:t>that the set</w:t>
      </w:r>
      <w:r w:rsidR="007C4237">
        <w:t>-</w:t>
      </w:r>
      <w:r w:rsidR="000173B3">
        <w:t>up used by Goodridge et al (2022) facilitated an accumulat</w:t>
      </w:r>
      <w:r w:rsidR="002C1196">
        <w:t xml:space="preserve">ion strategy, rather than accumulation being the </w:t>
      </w:r>
      <w:r w:rsidR="007C4237">
        <w:t xml:space="preserve">predominant method </w:t>
      </w:r>
      <w:r w:rsidR="002C1196">
        <w:t>used by drivers</w:t>
      </w:r>
      <w:r w:rsidR="00191C67">
        <w:t xml:space="preserve"> independent of the steering context</w:t>
      </w:r>
      <w:r w:rsidR="000173B3">
        <w:t xml:space="preserve">. </w:t>
      </w:r>
    </w:p>
    <w:p w14:paraId="77AC2C73" w14:textId="26C26FCE" w:rsidR="00802F63" w:rsidRDefault="007C4237" w:rsidP="00802F63">
      <w:pPr>
        <w:spacing w:line="480" w:lineRule="auto"/>
        <w:jc w:val="both"/>
      </w:pPr>
      <w:r>
        <w:t xml:space="preserve">The present experiment </w:t>
      </w:r>
      <w:r w:rsidR="009B2F54">
        <w:t>investigate</w:t>
      </w:r>
      <w:r>
        <w:t>s</w:t>
      </w:r>
      <w:r w:rsidR="009B2F54">
        <w:t xml:space="preserve"> whether </w:t>
      </w:r>
      <w:r>
        <w:t xml:space="preserve">the </w:t>
      </w:r>
      <w:r w:rsidR="009B2F54">
        <w:t xml:space="preserve">Accumulator </w:t>
      </w:r>
      <w:r>
        <w:t xml:space="preserve">framework generalises and still captures </w:t>
      </w:r>
      <w:r w:rsidR="009B2F54">
        <w:t xml:space="preserve">steering behaviours </w:t>
      </w:r>
      <w:r>
        <w:t xml:space="preserve">in more realistic settings: namely when steering toward a curving road-line when </w:t>
      </w:r>
      <w:r w:rsidR="009B2F54">
        <w:t>future path and instantaneous heading coincide</w:t>
      </w:r>
      <w:r>
        <w:t xml:space="preserve"> (</w:t>
      </w:r>
      <w:r w:rsidR="009B2F54">
        <w:t>with no camera counter-rotation</w:t>
      </w:r>
      <w:r>
        <w:t xml:space="preserve"> employed)</w:t>
      </w:r>
      <w:r w:rsidR="009B2F54">
        <w:t xml:space="preserve">. </w:t>
      </w:r>
      <w:r w:rsidR="00802F63">
        <w:t xml:space="preserve">The paradigm presented in Goodridge et al (2022) was adapted and extended. Rather than manipulating driver orientation relative to a straight road-line, a series of different </w:t>
      </w:r>
      <w:r w:rsidR="00802F63" w:rsidRPr="008E0876">
        <w:t>curved</w:t>
      </w:r>
      <w:r w:rsidR="00802F63" w:rsidRPr="00F209B5">
        <w:rPr>
          <w:i/>
        </w:rPr>
        <w:t xml:space="preserve"> </w:t>
      </w:r>
      <w:r w:rsidR="00A1040C">
        <w:t xml:space="preserve">road-lines were </w:t>
      </w:r>
      <w:r w:rsidR="00802F63">
        <w:t>presented to participants. As the driver moves linearly through the world, tangential to the curved road-line, a perceived control error (</w:t>
      </w:r>
      <m:oMath>
        <m:r>
          <w:rPr>
            <w:rFonts w:ascii="Cambria Math" w:hAnsi="Cambria Math"/>
            <w:color w:val="000000"/>
            <w:szCs w:val="24"/>
          </w:rPr>
          <m:t>E</m:t>
        </m:r>
      </m:oMath>
      <w:r w:rsidR="00802F63">
        <w:rPr>
          <w:color w:val="000000"/>
          <w:szCs w:val="24"/>
        </w:rPr>
        <w:t xml:space="preserve">) (for example, the lateral distance between the driver and the road-line) </w:t>
      </w:r>
      <w:r w:rsidR="00802F63">
        <w:t xml:space="preserve">develops. By increasing the curvature of the road-line, </w:t>
      </w:r>
      <m:oMath>
        <m:r>
          <w:rPr>
            <w:rFonts w:ascii="Cambria Math" w:hAnsi="Cambria Math"/>
            <w:color w:val="000000"/>
            <w:szCs w:val="24"/>
          </w:rPr>
          <m:t>E</m:t>
        </m:r>
      </m:oMath>
      <w:r w:rsidR="00802F63">
        <w:t xml:space="preserve"> </w:t>
      </w:r>
      <w:r w:rsidR="00802F63">
        <w:lastRenderedPageBreak/>
        <w:t>develops more quickly. In this sense, the curvature of the road-line is used in a manner equivalent to the angle of orientation manipulation in previous investigations (Goodridge et al, 2022) whereby increased curvature causes the perceived control error to develop at a faster rate. Manipulating the starting position of the driver (moving along the Z axis) introduces a change in initial error signal, but without a concomitant increase in accumulated error. Such a setup is visualised in Figure 2.</w:t>
      </w:r>
    </w:p>
    <w:p w14:paraId="19E92B8C" w14:textId="2F848099" w:rsidR="00802F63" w:rsidRDefault="003E392F" w:rsidP="00802F63">
      <w:pPr>
        <w:spacing w:line="480" w:lineRule="auto"/>
        <w:jc w:val="both"/>
      </w:pPr>
      <w:r w:rsidRPr="00A07088">
        <w:rPr>
          <w:b/>
          <w:i/>
          <w:noProof/>
        </w:rPr>
        <w:drawing>
          <wp:anchor distT="0" distB="0" distL="114300" distR="114300" simplePos="0" relativeHeight="251660800" behindDoc="1" locked="0" layoutInCell="1" allowOverlap="1" wp14:anchorId="4CB12FC8" wp14:editId="299F4691">
            <wp:simplePos x="0" y="0"/>
            <wp:positionH relativeFrom="margin">
              <wp:align>center</wp:align>
            </wp:positionH>
            <wp:positionV relativeFrom="paragraph">
              <wp:posOffset>254000</wp:posOffset>
            </wp:positionV>
            <wp:extent cx="3604260" cy="2519680"/>
            <wp:effectExtent l="0" t="0" r="0" b="0"/>
            <wp:wrapTight wrapText="bothSides">
              <wp:wrapPolygon edited="0">
                <wp:start x="0" y="0"/>
                <wp:lineTo x="0" y="21393"/>
                <wp:lineTo x="21463" y="21393"/>
                <wp:lineTo x="21463" y="0"/>
                <wp:lineTo x="0" y="0"/>
              </wp:wrapPolygon>
            </wp:wrapTight>
            <wp:docPr id="2" name="Picture 2" descr="C:\Users\pscmgo\OneDrive for Business\PhD\Project\Experiment_Code\experiment_curves\Data cleaning and modelling\Manuscript_Plots\Fig2.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scmgo\OneDrive for Business\PhD\Project\Experiment_Code\experiment_curves\Data cleaning and modelling\Manuscript_Plots\Fig2.tif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04260" cy="2519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FC094F" w14:textId="3A537A38" w:rsidR="00802F63" w:rsidRDefault="00802F63" w:rsidP="00802F63">
      <w:pPr>
        <w:spacing w:line="480" w:lineRule="auto"/>
        <w:jc w:val="both"/>
      </w:pPr>
    </w:p>
    <w:p w14:paraId="6FE4FA7B" w14:textId="4AA7CE85" w:rsidR="00802F63" w:rsidRDefault="00802F63" w:rsidP="00802F63">
      <w:pPr>
        <w:spacing w:line="480" w:lineRule="auto"/>
        <w:jc w:val="both"/>
      </w:pPr>
    </w:p>
    <w:p w14:paraId="2DC5C467" w14:textId="77777777" w:rsidR="00802F63" w:rsidRDefault="00802F63" w:rsidP="000173B3">
      <w:pPr>
        <w:spacing w:line="480" w:lineRule="auto"/>
        <w:jc w:val="both"/>
      </w:pPr>
    </w:p>
    <w:p w14:paraId="18EC7789" w14:textId="77777777" w:rsidR="00802F63" w:rsidRDefault="00802F63" w:rsidP="000173B3">
      <w:pPr>
        <w:spacing w:line="480" w:lineRule="auto"/>
        <w:jc w:val="both"/>
      </w:pPr>
    </w:p>
    <w:p w14:paraId="3901F882" w14:textId="34D3B4BB" w:rsidR="00802F63" w:rsidRDefault="00802F63" w:rsidP="000173B3">
      <w:pPr>
        <w:spacing w:line="480" w:lineRule="auto"/>
        <w:jc w:val="both"/>
      </w:pPr>
    </w:p>
    <w:p w14:paraId="028D65FC" w14:textId="4D5B9629" w:rsidR="00802F63" w:rsidRDefault="00802F63" w:rsidP="000173B3">
      <w:pPr>
        <w:spacing w:line="480" w:lineRule="auto"/>
        <w:jc w:val="both"/>
      </w:pPr>
    </w:p>
    <w:p w14:paraId="50D2915C" w14:textId="03E7FF8F" w:rsidR="00802F63" w:rsidRPr="00802F63" w:rsidRDefault="0074199C" w:rsidP="00802F63">
      <w:pPr>
        <w:spacing w:line="480" w:lineRule="auto"/>
        <w:jc w:val="both"/>
        <w:rPr>
          <w:i/>
        </w:rPr>
      </w:pPr>
      <w:r>
        <w:rPr>
          <w:i/>
        </w:rPr>
        <w:t>Figure 3</w:t>
      </w:r>
      <w:r w:rsidR="00802F63">
        <w:rPr>
          <w:i/>
        </w:rPr>
        <w:t xml:space="preserve">: Bird’s-eye view of the experimental set up. </w:t>
      </w:r>
      <w:r w:rsidR="00802F63" w:rsidRPr="007A2261">
        <w:rPr>
          <w:i/>
        </w:rPr>
        <w:t xml:space="preserve">Dashed vertical line represents the trajectory of the driver whereas solid curved lines represent road-lines that </w:t>
      </w:r>
      <w:r w:rsidR="00802F63">
        <w:rPr>
          <w:i/>
        </w:rPr>
        <w:t xml:space="preserve">were visible </w:t>
      </w:r>
      <w:r w:rsidR="00802F63" w:rsidRPr="007A2261">
        <w:rPr>
          <w:i/>
        </w:rPr>
        <w:t xml:space="preserve">to participants. Drivers travel </w:t>
      </w:r>
      <w:r w:rsidR="00802F63">
        <w:rPr>
          <w:i/>
        </w:rPr>
        <w:t xml:space="preserve">initially </w:t>
      </w:r>
      <w:r w:rsidR="00802F63" w:rsidRPr="007A2261">
        <w:rPr>
          <w:i/>
        </w:rPr>
        <w:t xml:space="preserve">tangential to the curved road-lines. The curvature of the road-line (measured via radius) is </w:t>
      </w:r>
      <w:r w:rsidR="00802F63">
        <w:rPr>
          <w:i/>
        </w:rPr>
        <w:t xml:space="preserve">broadly </w:t>
      </w:r>
      <w:r w:rsidR="00802F63" w:rsidRPr="007A2261">
        <w:rPr>
          <w:i/>
        </w:rPr>
        <w:t>equivalent to angle of orientation in the experiments presented in</w:t>
      </w:r>
      <w:r w:rsidR="00802F63">
        <w:rPr>
          <w:i/>
        </w:rPr>
        <w:t xml:space="preserve"> Goodridge et al (2022). </w:t>
      </w:r>
      <w:r w:rsidR="00802F63" w:rsidRPr="007A2261">
        <w:rPr>
          <w:i/>
        </w:rPr>
        <w:t xml:space="preserve">A smaller radius results in higher </w:t>
      </w:r>
      <m:oMath>
        <m:acc>
          <m:accPr>
            <m:chr m:val="̇"/>
            <m:ctrlPr>
              <w:rPr>
                <w:rFonts w:ascii="Cambria Math" w:eastAsia="Cambria Math" w:hAnsi="Cambria Math"/>
                <w:i/>
                <w:color w:val="000000"/>
              </w:rPr>
            </m:ctrlPr>
          </m:accPr>
          <m:e>
            <m:r>
              <w:rPr>
                <w:rFonts w:ascii="Cambria Math" w:eastAsia="Cambria Math" w:hAnsi="Cambria Math"/>
                <w:color w:val="000000"/>
              </w:rPr>
              <m:t>E</m:t>
            </m:r>
          </m:e>
        </m:acc>
      </m:oMath>
      <w:r w:rsidR="00802F63" w:rsidRPr="007A2261">
        <w:rPr>
          <w:i/>
        </w:rPr>
        <w:t xml:space="preserve"> because the distance between the travelling driver and the road-line is increasing at a faster rate. </w:t>
      </w:r>
      <w:r w:rsidR="00802F63">
        <w:rPr>
          <w:i/>
        </w:rPr>
        <w:t>NOTE: Despite appearances, r</w:t>
      </w:r>
      <w:r w:rsidR="00802F63" w:rsidRPr="007A2261">
        <w:rPr>
          <w:i/>
        </w:rPr>
        <w:t>oad-lines were of constant curvature</w:t>
      </w:r>
      <w:r w:rsidR="00802F63">
        <w:rPr>
          <w:i/>
        </w:rPr>
        <w:t>.</w:t>
      </w:r>
    </w:p>
    <w:p w14:paraId="60B6A8F3" w14:textId="330C68F9" w:rsidR="00E11A76" w:rsidRPr="000173B3" w:rsidRDefault="004D712C" w:rsidP="000173B3">
      <w:pPr>
        <w:spacing w:line="480" w:lineRule="auto"/>
        <w:jc w:val="both"/>
      </w:pPr>
      <w:r>
        <w:rPr>
          <w:rFonts w:eastAsiaTheme="minorEastAsia"/>
          <w:color w:val="000000"/>
        </w:rPr>
        <w:t>C</w:t>
      </w:r>
      <w:r w:rsidR="00D73B5E" w:rsidRPr="008C23C5">
        <w:rPr>
          <w:rFonts w:eastAsiaTheme="minorEastAsia"/>
          <w:color w:val="000000"/>
        </w:rPr>
        <w:t xml:space="preserve">urved </w:t>
      </w:r>
      <w:r w:rsidR="00D73B5E">
        <w:rPr>
          <w:rFonts w:eastAsiaTheme="minorEastAsia"/>
          <w:color w:val="000000"/>
        </w:rPr>
        <w:t xml:space="preserve">paths/trajectories </w:t>
      </w:r>
      <w:r>
        <w:rPr>
          <w:rFonts w:eastAsiaTheme="minorEastAsia"/>
          <w:color w:val="000000"/>
        </w:rPr>
        <w:t xml:space="preserve">change the information available to the observer with the </w:t>
      </w:r>
      <w:r w:rsidR="00D73B5E">
        <w:rPr>
          <w:rFonts w:eastAsiaTheme="minorEastAsia"/>
          <w:color w:val="000000"/>
        </w:rPr>
        <w:t xml:space="preserve">rate of change in </w:t>
      </w:r>
      <m:oMath>
        <m:r>
          <w:rPr>
            <w:rFonts w:ascii="Cambria Math" w:hAnsi="Cambria Math"/>
          </w:rPr>
          <m:t>α</m:t>
        </m:r>
      </m:oMath>
      <w:r w:rsidR="00D73B5E">
        <w:rPr>
          <w:rFonts w:eastAsiaTheme="minorEastAsia"/>
          <w:color w:val="000000"/>
        </w:rPr>
        <w:t xml:space="preserve"> (</w:t>
      </w:r>
      <m:oMath>
        <m:acc>
          <m:accPr>
            <m:chr m:val="̇"/>
            <m:ctrlPr>
              <w:rPr>
                <w:rFonts w:ascii="Cambria Math" w:hAnsi="Cambria Math"/>
                <w:i/>
                <w:color w:val="000000"/>
              </w:rPr>
            </m:ctrlPr>
          </m:accPr>
          <m:e>
            <m:r>
              <w:rPr>
                <w:rFonts w:ascii="Cambria Math" w:hAnsi="Cambria Math"/>
              </w:rPr>
              <m:t>α</m:t>
            </m:r>
          </m:e>
        </m:acc>
      </m:oMath>
      <w:r w:rsidR="00D73B5E">
        <w:rPr>
          <w:rFonts w:eastAsiaTheme="minorEastAsia"/>
          <w:color w:val="000000"/>
        </w:rPr>
        <w:t xml:space="preserve">) </w:t>
      </w:r>
      <w:r>
        <w:rPr>
          <w:rFonts w:eastAsiaTheme="minorEastAsia"/>
          <w:color w:val="000000"/>
        </w:rPr>
        <w:t xml:space="preserve">varying </w:t>
      </w:r>
      <w:r w:rsidR="00D73B5E">
        <w:rPr>
          <w:rFonts w:eastAsiaTheme="minorEastAsia"/>
          <w:color w:val="000000"/>
        </w:rPr>
        <w:t>over time due to the curvature of the road-line.</w:t>
      </w:r>
      <w:r w:rsidR="00CF6881">
        <w:rPr>
          <w:rFonts w:eastAsiaTheme="minorEastAsia"/>
          <w:color w:val="000000"/>
        </w:rPr>
        <w:t xml:space="preserve"> </w:t>
      </w:r>
      <w:r w:rsidR="00D73B5E">
        <w:rPr>
          <w:rFonts w:eastAsiaTheme="minorEastAsia"/>
        </w:rPr>
        <w:t xml:space="preserve">If an </w:t>
      </w:r>
      <w:r w:rsidR="00D73B5E">
        <w:rPr>
          <w:rFonts w:eastAsiaTheme="minorEastAsia"/>
        </w:rPr>
        <w:lastRenderedPageBreak/>
        <w:t>observer is travelling tangential to the road-line</w:t>
      </w:r>
      <w:r w:rsidR="00802F63">
        <w:rPr>
          <w:rFonts w:eastAsiaTheme="minorEastAsia"/>
        </w:rPr>
        <w:t xml:space="preserve"> </w:t>
      </w:r>
      <w:r w:rsidR="0074199C">
        <w:t>(as shown in Figure 3</w:t>
      </w:r>
      <w:r w:rsidR="00802F63">
        <w:t>, via the vertical dashed road-line)</w:t>
      </w:r>
      <w:r w:rsidR="00D73B5E">
        <w:rPr>
          <w:rFonts w:eastAsiaTheme="minorEastAsia"/>
        </w:rPr>
        <w:t xml:space="preserve"> and fixates a point on the</w:t>
      </w:r>
      <w:r w:rsidR="000F226E">
        <w:rPr>
          <w:rFonts w:eastAsiaTheme="minorEastAsia"/>
        </w:rPr>
        <w:t xml:space="preserve"> </w:t>
      </w:r>
      <w:r w:rsidR="00D73B5E">
        <w:rPr>
          <w:rFonts w:eastAsiaTheme="minorEastAsia"/>
        </w:rPr>
        <w:t xml:space="preserve">line that they wish to pass through, visual angle </w:t>
      </w:r>
      <m:oMath>
        <m:r>
          <w:rPr>
            <w:rFonts w:ascii="Cambria Math" w:hAnsi="Cambria Math"/>
          </w:rPr>
          <m:t>α</m:t>
        </m:r>
      </m:oMath>
      <w:r w:rsidR="00D73B5E">
        <w:rPr>
          <w:rFonts w:eastAsiaTheme="minorEastAsia"/>
        </w:rPr>
        <w:t xml:space="preserve"> to that point will increase at an accelerating rate over time (and the acceleration will increase when </w:t>
      </w:r>
      <w:r w:rsidR="00CF6881">
        <w:rPr>
          <w:rFonts w:eastAsiaTheme="minorEastAsia"/>
        </w:rPr>
        <w:t>bend curvature is greater</w:t>
      </w:r>
      <w:r w:rsidR="00D73B5E">
        <w:rPr>
          <w:rFonts w:eastAsiaTheme="minorEastAsia"/>
        </w:rPr>
        <w:t xml:space="preserve">). Whilst it is conceivable </w:t>
      </w:r>
      <w:r w:rsidR="009E165C">
        <w:rPr>
          <w:rFonts w:eastAsiaTheme="minorEastAsia"/>
        </w:rPr>
        <w:t xml:space="preserve">that people could use </w:t>
      </w:r>
      <m:oMath>
        <m:acc>
          <m:accPr>
            <m:chr m:val="̇"/>
            <m:ctrlPr>
              <w:rPr>
                <w:rFonts w:ascii="Cambria Math" w:hAnsi="Cambria Math"/>
                <w:i/>
                <w:color w:val="000000"/>
              </w:rPr>
            </m:ctrlPr>
          </m:accPr>
          <m:e>
            <m:r>
              <w:rPr>
                <w:rFonts w:ascii="Cambria Math" w:hAnsi="Cambria Math"/>
              </w:rPr>
              <m:t>α</m:t>
            </m:r>
          </m:e>
        </m:acc>
      </m:oMath>
      <w:r w:rsidR="00453EF8">
        <w:rPr>
          <w:rFonts w:eastAsiaTheme="minorEastAsia"/>
          <w:color w:val="000000"/>
        </w:rPr>
        <w:t xml:space="preserve"> within a Threshold or Accumulator framework</w:t>
      </w:r>
      <w:r w:rsidR="009E165C">
        <w:rPr>
          <w:rFonts w:eastAsiaTheme="minorEastAsia"/>
          <w:color w:val="000000"/>
        </w:rPr>
        <w:t xml:space="preserve">, the most salient signal within such a simplified paradigm will still be the driver’s visual direction towards the road-line. </w:t>
      </w:r>
      <w:r w:rsidR="0056769D">
        <w:rPr>
          <w:rFonts w:eastAsiaTheme="minorEastAsia"/>
          <w:color w:val="000000"/>
        </w:rPr>
        <w:t xml:space="preserve">Furthermore, previous research </w:t>
      </w:r>
      <w:r w:rsidR="00453EF8">
        <w:rPr>
          <w:rFonts w:eastAsiaTheme="minorEastAsia"/>
          <w:color w:val="000000"/>
        </w:rPr>
        <w:t xml:space="preserve">has highlighted that </w:t>
      </w:r>
      <m:oMath>
        <m:r>
          <w:rPr>
            <w:rFonts w:ascii="Cambria Math" w:hAnsi="Cambria Math"/>
            <w:szCs w:val="24"/>
          </w:rPr>
          <m:t>α</m:t>
        </m:r>
      </m:oMath>
      <w:r w:rsidR="0056769D">
        <w:rPr>
          <w:rFonts w:eastAsiaTheme="minorEastAsia"/>
          <w:szCs w:val="24"/>
        </w:rPr>
        <w:t xml:space="preserve"> specifies the extent and direction of steering that is required whilst </w:t>
      </w:r>
      <m:oMath>
        <m:acc>
          <m:accPr>
            <m:chr m:val="̇"/>
            <m:ctrlPr>
              <w:rPr>
                <w:rFonts w:ascii="Cambria Math" w:hAnsi="Cambria Math"/>
                <w:i/>
                <w:color w:val="000000"/>
                <w:szCs w:val="24"/>
              </w:rPr>
            </m:ctrlPr>
          </m:accPr>
          <m:e>
            <m:r>
              <w:rPr>
                <w:rFonts w:ascii="Cambria Math" w:hAnsi="Cambria Math"/>
                <w:szCs w:val="24"/>
              </w:rPr>
              <m:t>α</m:t>
            </m:r>
          </m:e>
        </m:acc>
      </m:oMath>
      <w:r w:rsidR="0056769D">
        <w:rPr>
          <w:rFonts w:eastAsiaTheme="minorEastAsia"/>
          <w:szCs w:val="24"/>
        </w:rPr>
        <w:t xml:space="preserve"> indicates whether the driver’s current trajectory will pass through the fixation point </w:t>
      </w:r>
      <w:r w:rsidR="0056769D">
        <w:rPr>
          <w:rFonts w:eastAsiaTheme="minorEastAsia"/>
          <w:szCs w:val="24"/>
        </w:rPr>
        <w:fldChar w:fldCharType="begin" w:fldLock="1"/>
      </w:r>
      <w:r w:rsidR="0000044C">
        <w:rPr>
          <w:rFonts w:eastAsiaTheme="minorEastAsia"/>
          <w:szCs w:val="24"/>
        </w:rPr>
        <w:instrText>ADDIN CSL_CITATION {"citationItems":[{"id":"ITEM-1","itemData":{"DOI":"10.1037/0096-1523.34.5.1150","ISSN":"00961523","abstract":"The authors examined observers steering through a series of obstacles to determine the role of active gaze in shaping locomotor trajectories. Participants sat on a bicycle trainer integrated with a large field-of-view simulator and steered through a series of slalom gates. Steering behavior was determined by examining the passing distance through gates and the smoothness of trajectory. Gaze monitoring revealed which slalom targets were fixated and for how long. Participants tended to track the most immediate gate until it was about 1.5 s away, at which point gaze switched to the next slalom gate. To probe this gaze pattern, the authors then introduced a number of experimental conditions that placed spatial or temporal constraints on where participants could look and when. These manipulations resulted in systematic steering errors when observers were forced to use unnatural looking patterns, but errors were reduced when peripheral monitoring of obstacles was allowed. A steering model based on active gaze sampling is proposed, informed by the experimental conditions and consistent with observations in free-gaze experiments and with recommendations from real-world high-speed steering. © 2008 American Psychological Association.","author":[{"dropping-particle":"","family":"Wilkie","given":"Richard M.","non-dropping-particle":"","parse-names":false,"suffix":""},{"dropping-particle":"","family":"Wann","given":"John P","non-dropping-particle":"","parse-names":false,"suffix":""},{"dropping-particle":"","family":"Allison","given":"Robert S","non-dropping-particle":"","parse-names":false,"suffix":""}],"container-title":"Journal of Experimental Psychology: Human Perception and Performance","id":"ITEM-1","issue":"5","issued":{"date-parts":[["2008"]]},"page":"1150-1164","title":"Active Gaze, Visual Look-Ahead, and Locomotor Control","type":"article-journal","volume":"34"},"uris":["http://www.mendeley.com/documents/?uuid=6a369787-f503-396c-853d-965d16f9f9cf"]},{"id":"ITEM-2","itemData":{"DOI":"10.1167/8.4.18","ISSN":"1534-7362","abstract":"M. F. Land and D. N. Lee (1994) suggested that steering around a bend is controlled through the estimation of curvature using the visual direction of a single road feature: the tangent point. The aim of this study was to evaluate, using a simulated environment, whether the high levels of tangent point fixation reported by some researchers are indeed related to steering control. In the first experiment, gaze patterns were examined when steering along roadways of varying widths and curvatures. Experiment 2 investigated the effects of enforced fixation on steering, when gaze was directed to the road ahead at a range of lateral eccentricities, including the tangent point. All participants completed both experiments. Overall, there was no evidence for extensive tangent point fixation in the free-gaze experiment and enforced tangent point fixation did not result in more accurate steering. The present results seem to suggest that participants tend to steer in the direction of their gaze; hence, looking at the tangent point causes the driver to steer toward it. These results provide some support for the R. M. Wilkie and J. P. Wann (2002) model of steering, which proposes that drivers will direct their gaze toward points they wish to pass through.","author":[{"dropping-particle":"","family":"Robertshaw","given":"Katherine D.","non-dropping-particle":"","parse-names":false,"suffix":""},{"dropping-particle":"","family":"Wilkie","given":"Richard M.","non-dropping-particle":"","parse-names":false,"suffix":""}],"container-title":"Journal of Vision","id":"ITEM-2","issue":"4","issued":{"date-parts":[["2008"]]},"page":"18","title":"Does gaze influence steering around a bend?","type":"article-journal","volume":"8"},"uris":["http://www.mendeley.com/documents/?uuid=1e8a9ab5-0eef-36fb-bf1a-cc96f3582361"]}],"mendeley":{"formattedCitation":"(Robertshaw &amp; Wilkie, 2008; Richard M. Wilkie, Wann, &amp; Allison, 2008)","manualFormatting":"(Robertshaw &amp; Wilkie, 2008; Wann &amp; Land, 2000; Wilkie et al., 2008)","plainTextFormattedCitation":"(Robertshaw &amp; Wilkie, 2008; Richard M. Wilkie, Wann, &amp; Allison, 2008)","previouslyFormattedCitation":"(Robertshaw &amp; Wilkie, 2008; Richard M. Wilkie, Wann, &amp; Allison, 2008)"},"properties":{"noteIndex":0},"schema":"https://github.com/citation-style-language/schema/raw/master/csl-citation.json"}</w:instrText>
      </w:r>
      <w:r w:rsidR="0056769D">
        <w:rPr>
          <w:rFonts w:eastAsiaTheme="minorEastAsia"/>
          <w:szCs w:val="24"/>
        </w:rPr>
        <w:fldChar w:fldCharType="separate"/>
      </w:r>
      <w:r w:rsidR="0056769D" w:rsidRPr="000A5057">
        <w:rPr>
          <w:rFonts w:eastAsiaTheme="minorEastAsia"/>
          <w:noProof/>
          <w:szCs w:val="24"/>
        </w:rPr>
        <w:t>(R</w:t>
      </w:r>
      <w:r w:rsidR="0056769D">
        <w:rPr>
          <w:rFonts w:eastAsiaTheme="minorEastAsia"/>
          <w:noProof/>
          <w:szCs w:val="24"/>
        </w:rPr>
        <w:t xml:space="preserve">obertshaw &amp; Wilkie, 2008; Wann &amp; Land, 2000; </w:t>
      </w:r>
      <w:r w:rsidR="0056769D" w:rsidRPr="000A5057">
        <w:rPr>
          <w:rFonts w:eastAsiaTheme="minorEastAsia"/>
          <w:noProof/>
          <w:szCs w:val="24"/>
        </w:rPr>
        <w:t>Wilkie et al., 2008)</w:t>
      </w:r>
      <w:r w:rsidR="0056769D">
        <w:rPr>
          <w:rFonts w:eastAsiaTheme="minorEastAsia"/>
          <w:szCs w:val="24"/>
        </w:rPr>
        <w:fldChar w:fldCharType="end"/>
      </w:r>
      <w:r w:rsidR="0056769D">
        <w:rPr>
          <w:rFonts w:eastAsiaTheme="minorEastAsia"/>
          <w:szCs w:val="24"/>
        </w:rPr>
        <w:t>. Hence</w:t>
      </w:r>
      <w:r w:rsidR="000F226E">
        <w:rPr>
          <w:rFonts w:eastAsiaTheme="minorEastAsia"/>
          <w:szCs w:val="24"/>
        </w:rPr>
        <w:t xml:space="preserve"> because of the evidence suggesting that visual direction is a prominent perceptual signal</w:t>
      </w:r>
      <w:r>
        <w:rPr>
          <w:rFonts w:eastAsiaTheme="minorEastAsia"/>
          <w:szCs w:val="24"/>
        </w:rPr>
        <w:t xml:space="preserve"> for steering</w:t>
      </w:r>
      <w:r w:rsidR="000F226E">
        <w:rPr>
          <w:rFonts w:eastAsiaTheme="minorEastAsia"/>
          <w:szCs w:val="24"/>
        </w:rPr>
        <w:t xml:space="preserve">, </w:t>
      </w:r>
      <w:r w:rsidR="000F226E">
        <w:rPr>
          <w:rFonts w:eastAsiaTheme="minorEastAsia"/>
          <w:szCs w:val="24"/>
        </w:rPr>
        <w:fldChar w:fldCharType="begin" w:fldLock="1"/>
      </w:r>
      <w:r w:rsidR="0000044C">
        <w:rPr>
          <w:rFonts w:eastAsiaTheme="minorEastAsia"/>
          <w:szCs w:val="24"/>
        </w:rPr>
        <w:instrText>ADDIN CSL_CITATION {"citationItems":[{"id":"ITEM-1","itemData":{"DOI":"10.1037/0096-1523.29.2.343","ISBN":"00961523/03","ISSN":"00961523","PMID":"12760620","abstract":"The authors investigated the dynamics of steering and obstacle avoidance, with the aim of predicting routes through complex scenes. Participants walked in a virtual environment toward a goal (Experiment 1) and around an obstacle (Experiment 2) whose initial angle and distance varied. Goals and obstacles behave as attractors and repellers of heading, respectively, whose strengths depend on distance. The observed behavior was modeled as a dynamical system in which angular acceleration is a function of goal and obstacle angle and distance. By linearly combining terms for goals and obstacles, one could predict whether participants adopt a route to the left or right of an obstacle to reach a goal (Experiment 3). Route selection may emerge from on-line steering dynamics, making explicit path planning unnecessary.","author":[{"dropping-particle":"","family":"Fajen","given":"Brett R.","non-dropping-particle":"","parse-names":false,"suffix":""},{"dropping-particle":"","family":"Warren","given":"William H.","non-dropping-particle":"","parse-names":false,"suffix":""}],"container-title":"Journal of Experimental Psychology: Human Perception and Performance","id":"ITEM-1","issue":"2","issued":{"date-parts":[["2003"]]},"page":"343-362","title":"Behavioral Dynamics of Steering, Obstacle Avoidance, and Route Selection","type":"article-journal","volume":"29"},"uris":["http://www.mendeley.com/documents/?uuid=7552436b-7109-3b8b-aa01-35f2bea216c5"]},{"id":"ITEM-2","itemData":{"DOI":"10.1167/8.4.18","ISSN":"1534-7362","abstract":"M. F. Land and D. N. Lee (1994) suggested that steering around a bend is controlled through the estimation of curvature using the visual direction of a single road feature: the tangent point. The aim of this study was to evaluate, using a simulated environment, whether the high levels of tangent point fixation reported by some researchers are indeed related to steering control. In the first experiment, gaze patterns were examined when steering along roadways of varying widths and curvatures. Experiment 2 investigated the effects of enforced fixation on steering, when gaze was directed to the road ahead at a range of lateral eccentricities, including the tangent point. All participants completed both experiments. Overall, there was no evidence for extensive tangent point fixation in the free-gaze experiment and enforced tangent point fixation did not result in more accurate steering. The present results seem to suggest that participants tend to steer in the direction of their gaze; hence, looking at the tangent point causes the driver to steer toward it. These results provide some support for the R. M. Wilkie and J. P. Wann (2002) model of steering, which proposes that drivers will direct their gaze toward points they wish to pass through.","author":[{"dropping-particle":"","family":"Robertshaw","given":"Katherine D.","non-dropping-particle":"","parse-names":false,"suffix":""},{"dropping-particle":"","family":"Wilkie","given":"Richard M.","non-dropping-particle":"","parse-names":false,"suffix":""}],"container-title":"Journal of Vision","id":"ITEM-2","issue":"4","issued":{"date-parts":[["2008"]]},"page":"18","title":"Does gaze influence steering around a bend?","type":"article-journal","volume":"8"},"uris":["http://www.mendeley.com/documents/?uuid=1e8a9ab5-0eef-36fb-bf1a-cc96f3582361"]},{"id":"ITEM-3","itemData":{"DOI":"10.1037/0096-1523.34.5.1150","ISSN":"00961523","abstract":"The authors examined observers steering through a series of obstacles to determine the role of active gaze in shaping locomotor trajectories. Participants sat on a bicycle trainer integrated with a large field-of-view simulator and steered through a series of slalom gates. Steering behavior was determined by examining the passing distance through gates and the smoothness of trajectory. Gaze monitoring revealed which slalom targets were fixated and for how long. Participants tended to track the most immediate gate until it was about 1.5 s away, at which point gaze switched to the next slalom gate. To probe this gaze pattern, the authors then introduced a number of experimental conditions that placed spatial or temporal constraints on where participants could look and when. These manipulations resulted in systematic steering errors when observers were forced to use unnatural looking patterns, but errors were reduced when peripheral monitoring of obstacles was allowed. A steering model based on active gaze sampling is proposed, informed by the experimental conditions and consistent with observations in free-gaze experiments and with recommendations from real-world high-speed steering. © 2008 American Psychological Association.","author":[{"dropping-particle":"","family":"Wilkie","given":"Richard M.","non-dropping-particle":"","parse-names":false,"suffix":""},{"dropping-particle":"","family":"Wann","given":"John P","non-dropping-particle":"","parse-names":false,"suffix":""},{"dropping-particle":"","family":"Allison","given":"Robert S","non-dropping-particle":"","parse-names":false,"suffix":""}],"container-title":"Journal of Experimental Psychology: Human Perception and Performance","id":"ITEM-3","issue":"5","issued":{"date-parts":[["2008"]]},"page":"1150-1164","title":"Active Gaze, Visual Look-Ahead, and Locomotor Control","type":"article-journal","volume":"34"},"uris":["http://www.mendeley.com/documents/?uuid=6a369787-f503-396c-853d-965d16f9f9cf"]},{"id":"ITEM-4","itemData":{"DOI":"10.1037/0096-1523.29.2.363","ISSN":"00961523","abstract":"The contribution of retinal flow (RF), extraretinal (ER), and egocentric visual direction (VD) information in locomotor control was explored. First, the recovery of heading from RF was examined when ER information was manipulated; results confirmed that ER signals affect heading judgments. Then the task was translated to steering curved paths, and the availability and veracity of VD were manipulated with either degraded or systematically biased RF. Large steering errors resulted from selective manipulation of RF and VD, providing strong evidence for the combination of RF, ER, and VD. The relative weighting applied to RF and VD was estimated. A point-attractor model is proposed that combines redundant sources of information for robust locomotor control with flexible trajectory planning through active gaze.","author":[{"dropping-particle":"","family":"Wilkie","given":"Richard","non-dropping-particle":"","parse-names":false,"suffix":""},{"dropping-particle":"","family":"Wann","given":"John","non-dropping-particle":"","parse-names":false,"suffix":""}],"container-title":"Journal of Experimental Psychology: Human Perception and Performance","id":"ITEM-4","issue":"2","issued":{"date-parts":[["2003"]]},"page":"363-378","title":"Controlling Steering and Judging Heading: Retinal Flow, Visual Direction, and Extraretinal Information","type":"article-journal","volume":"29"},"uris":["http://www.mendeley.com/documents/?uuid=5507b14c-3df9-309b-8162-1fcd16918874"]},{"id":"ITEM-5","itemData":{"author":[{"dropping-particle":"","family":"Goodridge","given":"Courtney Michael","non-dropping-particle":"","parse-names":false,"suffix":""},{"dropping-particle":"","family":"Mole","given":"Callum D","non-dropping-particle":"","parse-names":false,"suffix":""},{"dropping-particle":"","family":"Billington","given":"Jac","non-dropping-particle":"","parse-names":false,"suffix":""},{"dropping-particle":"","family":"Markkula","given":"Gustav","non-dropping-particle":"","parse-names":false,"suffix":""},{"dropping-particle":"","family":"Wilkie","given":"Richard M","non-dropping-particle":"","parse-names":false,"suffix":""}],"id":"ITEM-5","issued":{"date-parts":[["2021"]]},"page":"1-39","title":"Steering is initiated based on error accumulation","type":"article-journal"},"uris":["http://www.mendeley.com/documents/?uuid=79235cf1-96cf-39f6-8981-fca64dc20026"]}],"mendeley":{"formattedCitation":"(Fajen &amp; Warren, 2003; Goodridge et al., 2021; Robertshaw &amp; Wilkie, 2008; R. Wilkie &amp; Wann, 2003; Richard M. Wilkie et al., 2008)","manualFormatting":"(Fajen &amp; Warren, 2003; Goodridge et al., 2022; Robertshaw &amp; Wilkie, 2008; Wann &amp; Land, 2000; Wilkie et al., 2008; Wilkie &amp; Wann, 2003)","plainTextFormattedCitation":"(Fajen &amp; Warren, 2003; Goodridge et al., 2021; Robertshaw &amp; Wilkie, 2008; R. Wilkie &amp; Wann, 2003; Richard M. Wilkie et al., 2008)","previouslyFormattedCitation":"(Fajen &amp; Warren, 2003; Goodridge et al., 2021; Robertshaw &amp; Wilkie, 2008; R. Wilkie &amp; Wann, 2003; Richard M. Wilkie et al., 2008)"},"properties":{"noteIndex":0},"schema":"https://github.com/citation-style-language/schema/raw/master/csl-citation.json"}</w:instrText>
      </w:r>
      <w:r w:rsidR="000F226E">
        <w:rPr>
          <w:rFonts w:eastAsiaTheme="minorEastAsia"/>
          <w:szCs w:val="24"/>
        </w:rPr>
        <w:fldChar w:fldCharType="separate"/>
      </w:r>
      <w:r w:rsidR="000F226E" w:rsidRPr="006C4178">
        <w:rPr>
          <w:rFonts w:eastAsiaTheme="minorEastAsia"/>
          <w:noProof/>
          <w:szCs w:val="24"/>
        </w:rPr>
        <w:t xml:space="preserve">(Fajen &amp; Warren, 2003; Goodridge et </w:t>
      </w:r>
      <w:r w:rsidR="000F226E">
        <w:rPr>
          <w:rFonts w:eastAsiaTheme="minorEastAsia"/>
          <w:noProof/>
          <w:szCs w:val="24"/>
        </w:rPr>
        <w:t>al., 2022</w:t>
      </w:r>
      <w:r w:rsidR="000F226E" w:rsidRPr="006C4178">
        <w:rPr>
          <w:rFonts w:eastAsiaTheme="minorEastAsia"/>
          <w:noProof/>
          <w:szCs w:val="24"/>
        </w:rPr>
        <w:t>; R</w:t>
      </w:r>
      <w:r w:rsidR="000F226E">
        <w:rPr>
          <w:rFonts w:eastAsiaTheme="minorEastAsia"/>
          <w:noProof/>
          <w:szCs w:val="24"/>
        </w:rPr>
        <w:t xml:space="preserve">obertshaw &amp; Wilkie, 2008; Wann &amp; Land, 2000; </w:t>
      </w:r>
      <w:r w:rsidR="000F226E" w:rsidRPr="006C4178">
        <w:rPr>
          <w:rFonts w:eastAsiaTheme="minorEastAsia"/>
          <w:noProof/>
          <w:szCs w:val="24"/>
        </w:rPr>
        <w:t>Wil</w:t>
      </w:r>
      <w:r w:rsidR="000F226E">
        <w:rPr>
          <w:rFonts w:eastAsiaTheme="minorEastAsia"/>
          <w:noProof/>
          <w:szCs w:val="24"/>
        </w:rPr>
        <w:t xml:space="preserve">kie et al., 2008; </w:t>
      </w:r>
      <w:r w:rsidR="000F226E" w:rsidRPr="006C4178">
        <w:rPr>
          <w:rFonts w:eastAsiaTheme="minorEastAsia"/>
          <w:noProof/>
          <w:szCs w:val="24"/>
        </w:rPr>
        <w:t>Wilkie &amp; Wann, 2003)</w:t>
      </w:r>
      <w:r w:rsidR="000F226E">
        <w:rPr>
          <w:rFonts w:eastAsiaTheme="minorEastAsia"/>
          <w:szCs w:val="24"/>
        </w:rPr>
        <w:fldChar w:fldCharType="end"/>
      </w:r>
      <w:r w:rsidR="000F226E">
        <w:rPr>
          <w:rFonts w:eastAsiaTheme="minorEastAsia"/>
          <w:szCs w:val="24"/>
        </w:rPr>
        <w:t xml:space="preserve"> </w:t>
      </w:r>
      <w:r w:rsidR="0056769D">
        <w:rPr>
          <w:rFonts w:eastAsiaTheme="minorEastAsia"/>
          <w:szCs w:val="24"/>
        </w:rPr>
        <w:t xml:space="preserve">for the simulations that generate the hypotheses </w:t>
      </w:r>
      <w:r>
        <w:rPr>
          <w:rFonts w:eastAsiaTheme="minorEastAsia"/>
          <w:szCs w:val="24"/>
        </w:rPr>
        <w:t xml:space="preserve">presented in </w:t>
      </w:r>
      <w:r w:rsidR="00453EF8">
        <w:rPr>
          <w:rFonts w:eastAsiaTheme="minorEastAsia"/>
          <w:szCs w:val="24"/>
        </w:rPr>
        <w:t>the current</w:t>
      </w:r>
      <w:r w:rsidR="0056769D">
        <w:rPr>
          <w:rFonts w:eastAsiaTheme="minorEastAsia"/>
          <w:szCs w:val="24"/>
        </w:rPr>
        <w:t xml:space="preserve"> experiment,</w:t>
      </w:r>
      <w:r w:rsidR="006D619D">
        <w:rPr>
          <w:rFonts w:eastAsiaTheme="minorEastAsia"/>
          <w:szCs w:val="24"/>
        </w:rPr>
        <w:t xml:space="preserve"> the perceptual input used will be</w:t>
      </w:r>
      <w:r>
        <w:rPr>
          <w:rFonts w:eastAsiaTheme="minorEastAsia"/>
          <w:szCs w:val="24"/>
        </w:rPr>
        <w:t xml:space="preserve"> the angle (</w:t>
      </w:r>
      <m:oMath>
        <m:r>
          <w:rPr>
            <w:rFonts w:ascii="Cambria Math" w:hAnsi="Cambria Math"/>
          </w:rPr>
          <m:t>α</m:t>
        </m:r>
      </m:oMath>
      <w:r>
        <w:rPr>
          <w:rFonts w:eastAsiaTheme="minorEastAsia"/>
        </w:rPr>
        <w:t>)</w:t>
      </w:r>
      <w:r w:rsidR="006D619D">
        <w:rPr>
          <w:rFonts w:eastAsiaTheme="minorEastAsia"/>
          <w:szCs w:val="24"/>
        </w:rPr>
        <w:t xml:space="preserve"> between the observer’s current trajectory</w:t>
      </w:r>
      <w:r w:rsidR="000F226E">
        <w:rPr>
          <w:rFonts w:eastAsiaTheme="minorEastAsia"/>
          <w:szCs w:val="24"/>
        </w:rPr>
        <w:t xml:space="preserve"> and a point</w:t>
      </w:r>
      <w:r w:rsidR="006D619D">
        <w:rPr>
          <w:rFonts w:eastAsiaTheme="minorEastAsia"/>
          <w:szCs w:val="24"/>
        </w:rPr>
        <w:t xml:space="preserve"> 10 metres ahead on the road-line</w:t>
      </w:r>
      <w:r w:rsidR="008B03B9">
        <w:rPr>
          <w:rStyle w:val="FootnoteReference"/>
          <w:rFonts w:eastAsiaTheme="minorEastAsia"/>
          <w:szCs w:val="24"/>
        </w:rPr>
        <w:footnoteReference w:id="1"/>
      </w:r>
      <w:r w:rsidR="006D619D">
        <w:rPr>
          <w:rFonts w:eastAsiaTheme="minorEastAsia"/>
          <w:szCs w:val="24"/>
        </w:rPr>
        <w:t xml:space="preserve">. </w:t>
      </w:r>
      <w:r>
        <w:rPr>
          <w:rFonts w:eastAsiaTheme="minorEastAsia"/>
          <w:szCs w:val="24"/>
        </w:rPr>
        <w:t xml:space="preserve">As per Goodridge et al. (2022) </w:t>
      </w:r>
      <w:r>
        <w:rPr>
          <w:szCs w:val="24"/>
        </w:rPr>
        <w:t>t</w:t>
      </w:r>
      <w:r w:rsidR="00E11A76">
        <w:rPr>
          <w:szCs w:val="24"/>
        </w:rPr>
        <w:t xml:space="preserve">hree steering metrics were </w:t>
      </w:r>
      <w:r>
        <w:rPr>
          <w:szCs w:val="24"/>
        </w:rPr>
        <w:t>taken</w:t>
      </w:r>
      <w:r w:rsidR="00EB0142">
        <w:rPr>
          <w:szCs w:val="24"/>
        </w:rPr>
        <w:t xml:space="preserve">: the timing of </w:t>
      </w:r>
      <w:r>
        <w:rPr>
          <w:szCs w:val="24"/>
        </w:rPr>
        <w:t xml:space="preserve">the first </w:t>
      </w:r>
      <w:r w:rsidR="00E11A76">
        <w:rPr>
          <w:szCs w:val="24"/>
        </w:rPr>
        <w:t>steering response, the lateral distance from the road-l</w:t>
      </w:r>
      <w:r w:rsidR="00EB0142">
        <w:rPr>
          <w:szCs w:val="24"/>
        </w:rPr>
        <w:t xml:space="preserve">ine at </w:t>
      </w:r>
      <w:r w:rsidR="00E11A76">
        <w:rPr>
          <w:szCs w:val="24"/>
        </w:rPr>
        <w:t xml:space="preserve">response, and the magnitude of the steering response. The aim was to use these metrics </w:t>
      </w:r>
      <w:r w:rsidR="00EB0142">
        <w:rPr>
          <w:szCs w:val="24"/>
        </w:rPr>
        <w:t>to determine whether human responses</w:t>
      </w:r>
      <w:r w:rsidR="00E11A76">
        <w:rPr>
          <w:szCs w:val="24"/>
        </w:rPr>
        <w:t xml:space="preserve"> aligned with Accumulator or Threshold framework predictions. Specific hypotheses linked to each metric </w:t>
      </w:r>
      <w:r w:rsidR="00EB0142">
        <w:rPr>
          <w:szCs w:val="24"/>
        </w:rPr>
        <w:t xml:space="preserve">are </w:t>
      </w:r>
      <w:r w:rsidR="00E11A76">
        <w:rPr>
          <w:szCs w:val="24"/>
        </w:rPr>
        <w:t xml:space="preserve">discussed within the hypotheses section. </w:t>
      </w:r>
    </w:p>
    <w:p w14:paraId="3D06B664" w14:textId="016FDE55" w:rsidR="00E11A76" w:rsidRPr="00D21966" w:rsidRDefault="00D21966" w:rsidP="002C4E70">
      <w:pPr>
        <w:pStyle w:val="Heading2"/>
        <w:spacing w:line="480" w:lineRule="auto"/>
        <w:jc w:val="both"/>
        <w:rPr>
          <w:sz w:val="24"/>
          <w:szCs w:val="24"/>
        </w:rPr>
      </w:pPr>
      <w:bookmarkStart w:id="1" w:name="_Toc88648195"/>
      <w:r w:rsidRPr="001B1FE7">
        <w:rPr>
          <w:sz w:val="24"/>
          <w:szCs w:val="24"/>
        </w:rPr>
        <w:lastRenderedPageBreak/>
        <w:t>Method</w:t>
      </w:r>
      <w:bookmarkEnd w:id="1"/>
    </w:p>
    <w:p w14:paraId="7EF5D2F3" w14:textId="66628922" w:rsidR="00A7057C" w:rsidRPr="00D60FF0" w:rsidRDefault="00A7057C" w:rsidP="002C4E70">
      <w:pPr>
        <w:pStyle w:val="Heading3"/>
        <w:spacing w:line="480" w:lineRule="auto"/>
        <w:jc w:val="both"/>
        <w:rPr>
          <w:sz w:val="24"/>
        </w:rPr>
      </w:pPr>
      <w:bookmarkStart w:id="2" w:name="_Toc88648191"/>
      <w:r w:rsidRPr="00D60FF0">
        <w:rPr>
          <w:sz w:val="24"/>
        </w:rPr>
        <w:t>Hypotheses</w:t>
      </w:r>
      <w:bookmarkEnd w:id="2"/>
    </w:p>
    <w:p w14:paraId="1608A4FA" w14:textId="4AD42A11" w:rsidR="00902434" w:rsidRPr="00B1138B" w:rsidRDefault="009F72A7" w:rsidP="006C4178">
      <w:pPr>
        <w:spacing w:before="200" w:after="0" w:line="480" w:lineRule="auto"/>
        <w:jc w:val="both"/>
        <w:rPr>
          <w:color w:val="000000"/>
        </w:rPr>
      </w:pPr>
      <w:proofErr w:type="gramStart"/>
      <w:r>
        <w:t>In order to</w:t>
      </w:r>
      <w:proofErr w:type="gramEnd"/>
      <w:r>
        <w:t xml:space="preserve"> produce hypotheses of human behaviour based on Threshold and Accumulator frameworks, the exper</w:t>
      </w:r>
      <w:r w:rsidR="00BE7D80">
        <w:t xml:space="preserve">imental paradigm was simulated. </w:t>
      </w:r>
      <w:r w:rsidR="00902434">
        <w:t>The radius of the road-line (manipulating</w:t>
      </w:r>
      <w:r w:rsidR="00C00918">
        <w:t xml:space="preserve"> the rate at which the perceived control error developed</w:t>
      </w:r>
      <w:r w:rsidR="0055667B">
        <w:t xml:space="preserve">; </w:t>
      </w:r>
      <m:oMath>
        <m:acc>
          <m:accPr>
            <m:chr m:val="̇"/>
            <m:ctrlPr>
              <w:rPr>
                <w:rFonts w:ascii="Cambria Math" w:eastAsia="Cambria Math" w:hAnsi="Cambria Math" w:cs="Cambria Math"/>
                <w:color w:val="000000"/>
              </w:rPr>
            </m:ctrlPr>
          </m:accPr>
          <m:e>
            <m:r>
              <w:rPr>
                <w:rFonts w:ascii="Cambria Math" w:eastAsia="Cambria Math" w:hAnsi="Cambria Math" w:cs="Cambria Math"/>
                <w:color w:val="000000"/>
              </w:rPr>
              <m:t>E</m:t>
            </m:r>
          </m:e>
        </m:acc>
      </m:oMath>
      <w:r w:rsidR="00902434">
        <w:t>) was paired with driver startin</w:t>
      </w:r>
      <w:r w:rsidR="00C00918">
        <w:t>g position (manipulating initial</w:t>
      </w:r>
      <w:r w:rsidR="0055667B">
        <w:t xml:space="preserve"> </w:t>
      </w:r>
      <m:oMath>
        <m:r>
          <w:rPr>
            <w:rFonts w:ascii="Cambria Math" w:hAnsi="Cambria Math"/>
            <w:color w:val="000000"/>
            <w:szCs w:val="24"/>
          </w:rPr>
          <m:t>E</m:t>
        </m:r>
      </m:oMath>
      <w:r w:rsidR="00902434">
        <w:rPr>
          <w:color w:val="000000"/>
        </w:rPr>
        <w:t xml:space="preserve">) </w:t>
      </w:r>
      <w:proofErr w:type="gramStart"/>
      <w:r w:rsidR="00902434">
        <w:rPr>
          <w:color w:val="000000"/>
        </w:rPr>
        <w:t>in order to</w:t>
      </w:r>
      <w:proofErr w:type="gramEnd"/>
      <w:r w:rsidR="00902434">
        <w:rPr>
          <w:color w:val="000000"/>
        </w:rPr>
        <w:t xml:space="preserve"> create the range of conditions u</w:t>
      </w:r>
      <w:proofErr w:type="spellStart"/>
      <w:r w:rsidR="0055667B">
        <w:rPr>
          <w:color w:val="000000"/>
        </w:rPr>
        <w:t>sed</w:t>
      </w:r>
      <w:proofErr w:type="spellEnd"/>
      <w:r w:rsidR="0055667B">
        <w:rPr>
          <w:color w:val="000000"/>
        </w:rPr>
        <w:t xml:space="preserve"> within the real experiment. </w:t>
      </w:r>
      <w:r w:rsidR="00902434">
        <w:rPr>
          <w:color w:val="000000"/>
        </w:rPr>
        <w:t>The experimental paradigm settings in the simulations also matched those in the real experiment (</w:t>
      </w:r>
      <w:r w:rsidR="00B1138B">
        <w:t>car speed: 8 m/s, frame rate: 60 Hz, road-line width: 0.05 m</w:t>
      </w:r>
      <w:r w:rsidR="00902434">
        <w:rPr>
          <w:color w:val="000000"/>
        </w:rPr>
        <w:t>)</w:t>
      </w:r>
      <w:r w:rsidR="006C4178">
        <w:rPr>
          <w:color w:val="000000"/>
        </w:rPr>
        <w:t xml:space="preserve">. </w:t>
      </w:r>
      <w:r w:rsidR="00B1138B">
        <w:t>The driver was represented by a single point and the vehicle body was not simulated.</w:t>
      </w:r>
      <w:r w:rsidR="00B1138B">
        <w:rPr>
          <w:color w:val="000000"/>
        </w:rPr>
        <w:t xml:space="preserve"> </w:t>
      </w:r>
      <w:r w:rsidR="00902434">
        <w:rPr>
          <w:color w:val="000000"/>
        </w:rPr>
        <w:t xml:space="preserve">The Accumulator framework </w:t>
      </w:r>
      <w:r w:rsidR="00C00918">
        <w:rPr>
          <w:color w:val="000000"/>
        </w:rPr>
        <w:t xml:space="preserve">accumulated </w:t>
      </w:r>
      <m:oMath>
        <m:r>
          <w:rPr>
            <w:rFonts w:ascii="Cambria Math" w:hAnsi="Cambria Math"/>
            <w:color w:val="000000"/>
            <w:szCs w:val="24"/>
          </w:rPr>
          <m:t>E</m:t>
        </m:r>
      </m:oMath>
      <w:r w:rsidR="00902434">
        <w:rPr>
          <w:color w:val="000000"/>
        </w:rPr>
        <w:t xml:space="preserve"> </w:t>
      </w:r>
      <w:r w:rsidR="00B1138B">
        <w:rPr>
          <w:color w:val="000000"/>
        </w:rPr>
        <w:t xml:space="preserve">over time with </w:t>
      </w:r>
      <w:r w:rsidR="00B1138B">
        <w:t xml:space="preserve">no gain factors, noise, or leakage terms </w:t>
      </w:r>
      <w:r w:rsidR="00902434">
        <w:rPr>
          <w:color w:val="000000"/>
        </w:rPr>
        <w:t>and provided a reaction time and lateral position from the road-line once the integrated quantity surpassed a decision boundary. Conversely</w:t>
      </w:r>
      <w:r w:rsidR="00B72D11">
        <w:rPr>
          <w:color w:val="000000"/>
        </w:rPr>
        <w:t>,</w:t>
      </w:r>
      <w:r w:rsidR="00902434">
        <w:rPr>
          <w:color w:val="000000"/>
        </w:rPr>
        <w:t xml:space="preserve"> the Threshold framework used the non-</w:t>
      </w:r>
      <w:r w:rsidR="0055667B">
        <w:rPr>
          <w:color w:val="000000"/>
        </w:rPr>
        <w:t>accumulated</w:t>
      </w:r>
      <w:r w:rsidR="00902434">
        <w:rPr>
          <w:color w:val="000000"/>
        </w:rPr>
        <w:t xml:space="preserve"> </w:t>
      </w:r>
      <m:oMath>
        <m:r>
          <w:rPr>
            <w:rFonts w:ascii="Cambria Math" w:hAnsi="Cambria Math"/>
            <w:color w:val="000000"/>
            <w:szCs w:val="24"/>
          </w:rPr>
          <m:t>E</m:t>
        </m:r>
      </m:oMath>
      <w:r w:rsidR="00C00918">
        <w:rPr>
          <w:color w:val="000000"/>
        </w:rPr>
        <w:t xml:space="preserve"> and responded </w:t>
      </w:r>
      <w:r w:rsidR="0085083D">
        <w:rPr>
          <w:color w:val="000000"/>
        </w:rPr>
        <w:t xml:space="preserve">when </w:t>
      </w:r>
      <w:r w:rsidR="00C00918">
        <w:rPr>
          <w:color w:val="000000"/>
        </w:rPr>
        <w:t xml:space="preserve">it </w:t>
      </w:r>
      <w:r w:rsidR="00902434">
        <w:rPr>
          <w:color w:val="000000"/>
        </w:rPr>
        <w:t xml:space="preserve">surpassed a fixed threshold. </w:t>
      </w:r>
      <w:r w:rsidR="00C00918">
        <w:rPr>
          <w:color w:val="000000"/>
        </w:rPr>
        <w:t xml:space="preserve">A 150 </w:t>
      </w:r>
      <w:proofErr w:type="spellStart"/>
      <w:r w:rsidR="00C00918">
        <w:rPr>
          <w:color w:val="000000"/>
        </w:rPr>
        <w:t>ms</w:t>
      </w:r>
      <w:proofErr w:type="spellEnd"/>
      <w:r w:rsidR="00C00918">
        <w:rPr>
          <w:color w:val="000000"/>
        </w:rPr>
        <w:t xml:space="preserve"> motor latency was applied to simulated predictions</w:t>
      </w:r>
      <w:r w:rsidR="005B11B5">
        <w:rPr>
          <w:color w:val="000000"/>
        </w:rPr>
        <w:t xml:space="preserve"> </w:t>
      </w:r>
      <w:r w:rsidR="00902434">
        <w:rPr>
          <w:color w:val="000000"/>
        </w:rPr>
        <w:fldChar w:fldCharType="begin" w:fldLock="1"/>
      </w:r>
      <w:r w:rsidR="00902434">
        <w:rPr>
          <w:color w:val="000000"/>
        </w:rPr>
        <w:instrText>ADDIN CSL_CITATION {"citationItems":[{"id":"ITEM-1","itemData":{"DOI":"10.1080/00222899709600017","ISSN":"00222895","abstract":"If a target toward which an individual moves his hand suddenly moves, he adjusts the movement of his hand accordingly. Does he use visual information on the target's velocity to anticipate where he will reach the target? These questions were addressed in the present study. Subjects (N = 6 in each of 4 experiments) were instructed to hit a disk with a rod as soon as it appeared on a screen. Trajectories of the hand toward stationary disks were compared with those toward disks that jumped leftward or rightward as soon as the subject's hand started moving toward the screen, and with those in which either the disk or the background started moving leftward or rightward. About 110 ms after the disk was suddenly displaced, the moving hand was diverted in the direction of the perturbation. When the background moved, the disk's perceived position shifted in the direction in which the background was moving, but the disk appeared to be moving in the opposite direction. When hitting such disks, subjects adjusted their movement in accordance with the perceived position, rather than moving their hand in the direction of the perceived motion in anticipation of the disk's future displacement. Thus, subjects did not use the perceived velocity to anticipate where they would reach the target but responded only to the change in position","author":[{"dropping-particle":"","family":"Brenner","given":"Eli","non-dropping-particle":"","parse-names":false,"suffix":""},{"dropping-particle":"","family":"Smeets","given":"Jeroen B.J.","non-dropping-particle":"","parse-names":false,"suffix":""}],"container-title":"Journal of Motor Behavior","id":"ITEM-1","issue":"4","issued":{"date-parts":[["1997","12"]]},"page":"297-310","title":"Fast responses of the human hand to changes in target position","type":"article-journal","volume":"29"},"uris":["http://www.mendeley.com/documents/?uuid=a7a2f0cb-f9d9-3482-968d-4a4ce7d73a36"]}],"mendeley":{"formattedCitation":"(Brenner &amp; Smeets, 1997)","plainTextFormattedCitation":"(Brenner &amp; Smeets, 1997)","previouslyFormattedCitation":"(Brenner &amp; Smeets, 1997)"},"properties":{"noteIndex":0},"schema":"https://github.com/citation-style-language/schema/raw/master/csl-citation.json"}</w:instrText>
      </w:r>
      <w:r w:rsidR="00902434">
        <w:rPr>
          <w:color w:val="000000"/>
        </w:rPr>
        <w:fldChar w:fldCharType="separate"/>
      </w:r>
      <w:r w:rsidR="00902434" w:rsidRPr="00E0176D">
        <w:rPr>
          <w:noProof/>
          <w:color w:val="000000"/>
        </w:rPr>
        <w:t>(Brenner &amp; Smeets, 1997)</w:t>
      </w:r>
      <w:r w:rsidR="00902434">
        <w:rPr>
          <w:color w:val="000000"/>
        </w:rPr>
        <w:fldChar w:fldCharType="end"/>
      </w:r>
      <w:r w:rsidR="00902434">
        <w:rPr>
          <w:color w:val="000000"/>
        </w:rPr>
        <w:t>.</w:t>
      </w:r>
      <w:r w:rsidR="008B03B9">
        <w:rPr>
          <w:color w:val="000000"/>
        </w:rPr>
        <w:t xml:space="preserve"> </w:t>
      </w:r>
      <w:r w:rsidR="00B1138B">
        <w:t xml:space="preserve">Decision boundary and fixed threshold values were chosen to give reaction times and lateral position errors similar in magnitude to those observed in previous studies (Markkula et al, 2018) and the pilot investigations. Modifying these parameter values would have adjusted the overall predicted values of reaction times and lateral position errors, but the qualitative pattern of differences between framework predictions remained the same. The aim of these simulations </w:t>
      </w:r>
      <w:proofErr w:type="gramStart"/>
      <w:r w:rsidR="00B1138B">
        <w:t>were</w:t>
      </w:r>
      <w:proofErr w:type="gramEnd"/>
      <w:r w:rsidR="00B1138B">
        <w:t xml:space="preserve"> to provide a qualitative description of expected steering behaviour according to Threshold and Accumulator accounts which could then be compared to driver steering responses.</w:t>
      </w:r>
      <w:r w:rsidR="00B1138B">
        <w:rPr>
          <w:color w:val="000000"/>
        </w:rPr>
        <w:t xml:space="preserve"> </w:t>
      </w:r>
      <w:r w:rsidR="008B03B9">
        <w:t xml:space="preserve">Therefore, the </w:t>
      </w:r>
      <w:r w:rsidR="00F5158A">
        <w:t>Y-</w:t>
      </w:r>
      <w:r w:rsidR="008B03B9">
        <w:t xml:space="preserve">axis values of the predictions have been </w:t>
      </w:r>
      <w:r w:rsidR="008B03B9">
        <w:lastRenderedPageBreak/>
        <w:t xml:space="preserve">removed as they are of qualitative response patterns rather than quantitative estimates. </w:t>
      </w:r>
    </w:p>
    <w:p w14:paraId="64ADCA22" w14:textId="03843F9C" w:rsidR="00902434" w:rsidRPr="00DB45E2" w:rsidRDefault="001D33C5" w:rsidP="002C4E70">
      <w:pPr>
        <w:pStyle w:val="Heading3"/>
        <w:spacing w:line="480" w:lineRule="auto"/>
        <w:jc w:val="both"/>
        <w:rPr>
          <w:sz w:val="24"/>
        </w:rPr>
      </w:pPr>
      <w:bookmarkStart w:id="3" w:name="_Toc88648192"/>
      <w:r>
        <w:rPr>
          <w:sz w:val="24"/>
        </w:rPr>
        <w:t xml:space="preserve">H1 </w:t>
      </w:r>
      <w:r w:rsidR="00902434" w:rsidRPr="00DB45E2">
        <w:rPr>
          <w:sz w:val="24"/>
        </w:rPr>
        <w:t>Reaction time</w:t>
      </w:r>
      <w:bookmarkEnd w:id="3"/>
    </w:p>
    <w:p w14:paraId="30B8FF9E" w14:textId="67DF8F5A" w:rsidR="006702E5" w:rsidRDefault="00902434" w:rsidP="002C4E70">
      <w:pPr>
        <w:spacing w:line="480" w:lineRule="auto"/>
        <w:jc w:val="both"/>
      </w:pPr>
      <w:r>
        <w:rPr>
          <w:color w:val="000000"/>
        </w:rPr>
        <w:t>Both Threshold and Accumulator frameworks predict that reaction times will decrease as bend radii reduce</w:t>
      </w:r>
      <w:r w:rsidR="00F97F07">
        <w:rPr>
          <w:color w:val="000000"/>
        </w:rPr>
        <w:t>s</w:t>
      </w:r>
      <w:r>
        <w:rPr>
          <w:color w:val="000000"/>
        </w:rPr>
        <w:t xml:space="preserve"> because it will take less time for </w:t>
      </w:r>
      <m:oMath>
        <m:r>
          <w:rPr>
            <w:rFonts w:ascii="Cambria Math" w:eastAsia="Cambria Math" w:hAnsi="Cambria Math" w:cs="Cambria Math"/>
            <w:color w:val="000000"/>
          </w:rPr>
          <m:t>E</m:t>
        </m:r>
      </m:oMath>
      <w:r>
        <w:rPr>
          <w:color w:val="000000"/>
        </w:rPr>
        <w:t xml:space="preserve"> to surpass the fixed threshold or decision boundary</w:t>
      </w:r>
      <w:r>
        <w:t>.</w:t>
      </w:r>
      <w:r w:rsidRPr="002269AD">
        <w:t xml:space="preserve"> </w:t>
      </w:r>
      <w:r>
        <w:t xml:space="preserve">Both frameworks predict that the manipulation of starting position should cause a decrease in reaction time as starting position increases. This is because with a larger initial </w:t>
      </w:r>
      <m:oMath>
        <m:r>
          <w:rPr>
            <w:rFonts w:ascii="Cambria Math" w:eastAsia="Cambria Math" w:hAnsi="Cambria Math" w:cs="Cambria Math"/>
            <w:color w:val="000000"/>
          </w:rPr>
          <m:t>E</m:t>
        </m:r>
      </m:oMath>
      <w:r>
        <w:rPr>
          <w:color w:val="000000"/>
        </w:rPr>
        <w:t xml:space="preserve"> it will take less time for </w:t>
      </w:r>
      <m:oMath>
        <m:r>
          <w:rPr>
            <w:rFonts w:ascii="Cambria Math" w:eastAsia="Cambria Math" w:hAnsi="Cambria Math" w:cs="Cambria Math"/>
            <w:color w:val="000000"/>
          </w:rPr>
          <m:t>E</m:t>
        </m:r>
      </m:oMath>
      <w:r>
        <w:rPr>
          <w:color w:val="000000"/>
        </w:rPr>
        <w:t xml:space="preserve"> to build and surpass a fixed threshold or dec</w:t>
      </w:r>
      <w:proofErr w:type="spellStart"/>
      <w:r>
        <w:rPr>
          <w:color w:val="000000"/>
        </w:rPr>
        <w:t>ision</w:t>
      </w:r>
      <w:proofErr w:type="spellEnd"/>
      <w:r>
        <w:rPr>
          <w:color w:val="000000"/>
        </w:rPr>
        <w:t xml:space="preserve"> boundary. </w:t>
      </w:r>
      <w:r>
        <w:t>Framework predictions diverge, however, when focusing on between-level differences in starting position and the interaction between radius and starting position (se</w:t>
      </w:r>
      <w:r w:rsidR="0074199C">
        <w:t>e Figure 4</w:t>
      </w:r>
      <w:r>
        <w:t xml:space="preserve">). The Accumulator framework predicts smaller between-level differences in reaction times between 4 m and 8 m compared to 4 m and 0 m. Conversely, the Threshold framework predicts similar between-level differences across starting position levels. The Accumulator framework also predicts a radius-starting position interaction on reaction times, whereby the between-level starting position differences become larger as radii become larger. The Threshold framework predicts </w:t>
      </w:r>
      <w:r w:rsidR="002455C3">
        <w:t xml:space="preserve">that </w:t>
      </w:r>
      <w:r>
        <w:t xml:space="preserve">between-level differences in starting position should remain constant regardless of the radius of the road-line curvature. </w:t>
      </w:r>
      <w:bookmarkStart w:id="4" w:name="_Ref83051303"/>
      <w:bookmarkStart w:id="5" w:name="_Toc88648044"/>
      <w:bookmarkEnd w:id="4"/>
    </w:p>
    <w:p w14:paraId="7EDC4C2A" w14:textId="0DA75A76" w:rsidR="00C42E37" w:rsidRPr="002455C3" w:rsidRDefault="002B0573" w:rsidP="002C4E70">
      <w:pPr>
        <w:spacing w:line="480" w:lineRule="auto"/>
        <w:jc w:val="both"/>
      </w:pPr>
      <w:r w:rsidRPr="002B0573">
        <w:rPr>
          <w:noProof/>
        </w:rPr>
        <w:lastRenderedPageBreak/>
        <w:drawing>
          <wp:anchor distT="0" distB="0" distL="114300" distR="114300" simplePos="0" relativeHeight="251666944" behindDoc="1" locked="0" layoutInCell="1" allowOverlap="1" wp14:anchorId="5995D273" wp14:editId="5E2998A1">
            <wp:simplePos x="0" y="0"/>
            <wp:positionH relativeFrom="margin">
              <wp:align>center</wp:align>
            </wp:positionH>
            <wp:positionV relativeFrom="paragraph">
              <wp:posOffset>222</wp:posOffset>
            </wp:positionV>
            <wp:extent cx="3604260" cy="2519680"/>
            <wp:effectExtent l="0" t="0" r="0" b="0"/>
            <wp:wrapTight wrapText="bothSides">
              <wp:wrapPolygon edited="0">
                <wp:start x="0" y="0"/>
                <wp:lineTo x="0" y="21393"/>
                <wp:lineTo x="21463" y="21393"/>
                <wp:lineTo x="21463" y="0"/>
                <wp:lineTo x="0" y="0"/>
              </wp:wrapPolygon>
            </wp:wrapTight>
            <wp:docPr id="13" name="Picture 13" descr="C:\Users\pscmgo\OneDrive for Business\PhD\Project\Experiment_Code\TvA_analysis_curves\Plots\Fig5.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scmgo\OneDrive for Business\PhD\Project\Experiment_Code\TvA_analysis_curves\Plots\Fig5.tif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04260" cy="2519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01FC08" w14:textId="77777777" w:rsidR="002B0573" w:rsidRDefault="002B0573" w:rsidP="002C4E70">
      <w:pPr>
        <w:spacing w:line="480" w:lineRule="auto"/>
        <w:jc w:val="both"/>
        <w:rPr>
          <w:i/>
        </w:rPr>
      </w:pPr>
    </w:p>
    <w:p w14:paraId="07184F48" w14:textId="77777777" w:rsidR="002B0573" w:rsidRDefault="002B0573" w:rsidP="002C4E70">
      <w:pPr>
        <w:spacing w:line="480" w:lineRule="auto"/>
        <w:jc w:val="both"/>
        <w:rPr>
          <w:i/>
        </w:rPr>
      </w:pPr>
    </w:p>
    <w:p w14:paraId="71D59923" w14:textId="77777777" w:rsidR="002B0573" w:rsidRDefault="002B0573" w:rsidP="002C4E70">
      <w:pPr>
        <w:spacing w:line="480" w:lineRule="auto"/>
        <w:jc w:val="both"/>
        <w:rPr>
          <w:i/>
        </w:rPr>
      </w:pPr>
    </w:p>
    <w:p w14:paraId="52F3751C" w14:textId="77777777" w:rsidR="002B0573" w:rsidRDefault="002B0573" w:rsidP="002C4E70">
      <w:pPr>
        <w:spacing w:line="480" w:lineRule="auto"/>
        <w:jc w:val="both"/>
        <w:rPr>
          <w:i/>
        </w:rPr>
      </w:pPr>
    </w:p>
    <w:p w14:paraId="21C351BF" w14:textId="77777777" w:rsidR="002B0573" w:rsidRDefault="002B0573" w:rsidP="002C4E70">
      <w:pPr>
        <w:spacing w:line="480" w:lineRule="auto"/>
        <w:jc w:val="both"/>
        <w:rPr>
          <w:i/>
        </w:rPr>
      </w:pPr>
    </w:p>
    <w:p w14:paraId="58752372" w14:textId="40AD61C2" w:rsidR="00905499" w:rsidRPr="00F97F07" w:rsidRDefault="00905499" w:rsidP="002C4E70">
      <w:pPr>
        <w:spacing w:line="480" w:lineRule="auto"/>
        <w:jc w:val="both"/>
        <w:rPr>
          <w:i/>
        </w:rPr>
      </w:pPr>
      <w:commentRangeStart w:id="6"/>
      <w:commentRangeStart w:id="7"/>
      <w:r w:rsidRPr="00905499">
        <w:rPr>
          <w:i/>
        </w:rPr>
        <w:t xml:space="preserve">Figure </w:t>
      </w:r>
      <w:r w:rsidR="0074199C">
        <w:rPr>
          <w:i/>
        </w:rPr>
        <w:t>4</w:t>
      </w:r>
      <w:r w:rsidRPr="00905499">
        <w:rPr>
          <w:i/>
        </w:rPr>
        <w:t xml:space="preserve">: </w:t>
      </w:r>
      <w:commentRangeEnd w:id="6"/>
      <w:r w:rsidR="005D4D0F">
        <w:rPr>
          <w:rStyle w:val="CommentReference"/>
        </w:rPr>
        <w:commentReference w:id="6"/>
      </w:r>
      <w:commentRangeEnd w:id="7"/>
      <w:r w:rsidR="00B72D11">
        <w:rPr>
          <w:rStyle w:val="CommentReference"/>
        </w:rPr>
        <w:commentReference w:id="7"/>
      </w:r>
      <w:r w:rsidRPr="00905499">
        <w:rPr>
          <w:i/>
        </w:rPr>
        <w:t xml:space="preserve">Accumulator (A) and Threshold (B) framework </w:t>
      </w:r>
      <w:r w:rsidR="00F97F07" w:rsidRPr="00F97F07">
        <w:rPr>
          <w:i/>
        </w:rPr>
        <w:t>predictions of the qualitative patterns of reaction times that might be expected based upon experimental simulations. Y axis values have been removed as these predictions are of qualitative response patterns rather than quantitative estimates</w:t>
      </w:r>
      <w:r w:rsidR="009D1E6D">
        <w:rPr>
          <w:i/>
        </w:rPr>
        <w:t>.</w:t>
      </w:r>
      <w:r w:rsidR="00F97F07">
        <w:rPr>
          <w:i/>
        </w:rPr>
        <w:t xml:space="preserve"> </w:t>
      </w:r>
    </w:p>
    <w:p w14:paraId="21AC9B88" w14:textId="51987D44" w:rsidR="00902434" w:rsidRPr="00DB45E2" w:rsidRDefault="001D33C5" w:rsidP="002C4E70">
      <w:pPr>
        <w:pStyle w:val="Heading3"/>
        <w:spacing w:line="480" w:lineRule="auto"/>
        <w:jc w:val="both"/>
        <w:rPr>
          <w:sz w:val="24"/>
        </w:rPr>
      </w:pPr>
      <w:bookmarkStart w:id="8" w:name="_Toc88648193"/>
      <w:bookmarkEnd w:id="5"/>
      <w:r>
        <w:rPr>
          <w:sz w:val="24"/>
        </w:rPr>
        <w:t xml:space="preserve">H2 </w:t>
      </w:r>
      <w:r w:rsidR="00902434" w:rsidRPr="00DB45E2">
        <w:rPr>
          <w:sz w:val="24"/>
        </w:rPr>
        <w:t>Lateral position error</w:t>
      </w:r>
      <w:bookmarkEnd w:id="8"/>
    </w:p>
    <w:p w14:paraId="0E2FFB78" w14:textId="3594591F" w:rsidR="00902434" w:rsidRDefault="00902434" w:rsidP="002C4E70">
      <w:pPr>
        <w:spacing w:line="480" w:lineRule="auto"/>
        <w:jc w:val="both"/>
      </w:pPr>
      <w:r>
        <w:rPr>
          <w:color w:val="000000"/>
        </w:rPr>
        <w:t xml:space="preserve">The Threshold framework predicts that the driver will respond at the same lateral position error regardless of the curve radius. However, with additional motor latency slight increases in lateral position error might be expected for smaller radii (depending on latency magnitude). The average motor latency is around 150 </w:t>
      </w:r>
      <w:proofErr w:type="spellStart"/>
      <w:r>
        <w:rPr>
          <w:color w:val="000000"/>
        </w:rPr>
        <w:t>ms</w:t>
      </w:r>
      <w:proofErr w:type="spellEnd"/>
      <w:r>
        <w:rPr>
          <w:color w:val="000000"/>
        </w:rPr>
        <w:t xml:space="preserve"> </w:t>
      </w:r>
      <w:r>
        <w:rPr>
          <w:color w:val="000000"/>
        </w:rPr>
        <w:fldChar w:fldCharType="begin" w:fldLock="1"/>
      </w:r>
      <w:r>
        <w:rPr>
          <w:color w:val="000000"/>
        </w:rPr>
        <w:instrText>ADDIN CSL_CITATION {"citationItems":[{"id":"ITEM-1","itemData":{"DOI":"10.1080/00222899709600017","ISSN":"00222895","abstract":"If a target toward which an individual moves his hand suddenly moves, he adjusts the movement of his hand accordingly. Does he use visual information on the target's velocity to anticipate where he will reach the target? These questions were addressed in the present study. Subjects (N = 6 in each of 4 experiments) were instructed to hit a disk with a rod as soon as it appeared on a screen. Trajectories of the hand toward stationary disks were compared with those toward disks that jumped leftward or rightward as soon as the subject's hand started moving toward the screen, and with those in which either the disk or the background started moving leftward or rightward. About 110 ms after the disk was suddenly displaced, the moving hand was diverted in the direction of the perturbation. When the background moved, the disk's perceived position shifted in the direction in which the background was moving, but the disk appeared to be moving in the opposite direction. When hitting such disks, subjects adjusted their movement in accordance with the perceived position, rather than moving their hand in the direction of the perceived motion in anticipation of the disk's future displacement. Thus, subjects did not use the perceived velocity to anticipate where they would reach the target but responded only to the change in position","author":[{"dropping-particle":"","family":"Brenner","given":"Eli","non-dropping-particle":"","parse-names":false,"suffix":""},{"dropping-particle":"","family":"Smeets","given":"Jeroen B.J.","non-dropping-particle":"","parse-names":false,"suffix":""}],"container-title":"Journal of Motor Behavior","id":"ITEM-1","issue":"4","issued":{"date-parts":[["1997","12"]]},"page":"297-310","title":"Fast responses of the human hand to changes in target position","type":"article-journal","volume":"29"},"uris":["http://www.mendeley.com/documents/?uuid=a7a2f0cb-f9d9-3482-968d-4a4ce7d73a36"]}],"mendeley":{"formattedCitation":"(Brenner &amp; Smeets, 1997)","plainTextFormattedCitation":"(Brenner &amp; Smeets, 1997)","previouslyFormattedCitation":"(Brenner &amp; Smeets, 1997)"},"properties":{"noteIndex":0},"schema":"https://github.com/citation-style-language/schema/raw/master/csl-citation.json"}</w:instrText>
      </w:r>
      <w:r>
        <w:rPr>
          <w:color w:val="000000"/>
        </w:rPr>
        <w:fldChar w:fldCharType="separate"/>
      </w:r>
      <w:r w:rsidRPr="008C2E50">
        <w:rPr>
          <w:noProof/>
          <w:color w:val="000000"/>
        </w:rPr>
        <w:t>(Brenner &amp; Smeets, 1997)</w:t>
      </w:r>
      <w:r>
        <w:rPr>
          <w:color w:val="000000"/>
        </w:rPr>
        <w:fldChar w:fldCharType="end"/>
      </w:r>
      <w:r>
        <w:rPr>
          <w:color w:val="000000"/>
        </w:rPr>
        <w:t xml:space="preserve"> during which time the vehicle continues to travel through the environment and thus lateral position error continues to increase. This means that lateral position error </w:t>
      </w:r>
      <w:proofErr w:type="gramStart"/>
      <w:r>
        <w:rPr>
          <w:color w:val="000000"/>
        </w:rPr>
        <w:t>at the moment</w:t>
      </w:r>
      <w:proofErr w:type="gramEnd"/>
      <w:r>
        <w:rPr>
          <w:color w:val="000000"/>
        </w:rPr>
        <w:t xml:space="preserve"> the steering response is actually generated is delayed with respect to the triggering signal. </w:t>
      </w:r>
      <w:r>
        <w:t>The addition of motor latency causes slightly increased lateral position error for s</w:t>
      </w:r>
      <w:r w:rsidR="00643FAD">
        <w:t xml:space="preserve">maller radii </w:t>
      </w:r>
      <w:r>
        <w:t>because the driver will travel further from the road-line during the motor latency when road-line radius is smaller</w:t>
      </w:r>
      <w:r w:rsidR="0074199C">
        <w:t xml:space="preserve"> (see Figure 5</w:t>
      </w:r>
      <w:r w:rsidR="00643FAD">
        <w:t>B)</w:t>
      </w:r>
      <w:r>
        <w:t xml:space="preserve">. </w:t>
      </w:r>
      <w:r>
        <w:rPr>
          <w:color w:val="000000"/>
        </w:rPr>
        <w:t xml:space="preserve">The Accumulator framework predicts responses at increased lateral position error for smaller radii and larger </w:t>
      </w:r>
      <w:r>
        <w:t>starting positio</w:t>
      </w:r>
      <w:r w:rsidR="009D1E6D">
        <w:t>ns (see F</w:t>
      </w:r>
      <w:r w:rsidR="0074199C">
        <w:t>igure 5</w:t>
      </w:r>
      <w:r w:rsidR="00643FAD">
        <w:t>A</w:t>
      </w:r>
      <w:r>
        <w:t xml:space="preserve">). An </w:t>
      </w:r>
      <w:r>
        <w:lastRenderedPageBreak/>
        <w:t xml:space="preserve">interaction is also predicted between radii and starting positions under the Accumulator framework, whereby between-level differences in lateral position error become smaller for larger radii. Conversely, the Threshold framework predicts that drivers will respond at the same lateral position irrespective of starting position </w:t>
      </w:r>
      <w:r w:rsidR="00EC007C">
        <w:t xml:space="preserve">and motor latency </w:t>
      </w:r>
      <w:r>
        <w:t xml:space="preserve">because </w:t>
      </w:r>
      <w:r w:rsidR="00EC007C">
        <w:t>a fixed thresho</w:t>
      </w:r>
      <w:r w:rsidR="00466D9F">
        <w:t>ld will dictate responses</w:t>
      </w:r>
      <w:r>
        <w:t>.</w:t>
      </w:r>
      <w:r w:rsidR="00EC007C">
        <w:t xml:space="preserve"> </w:t>
      </w:r>
    </w:p>
    <w:p w14:paraId="4FB18367" w14:textId="69B811EB" w:rsidR="00F46A68" w:rsidRDefault="002B0573" w:rsidP="002C4E70">
      <w:pPr>
        <w:spacing w:line="480" w:lineRule="auto"/>
        <w:jc w:val="both"/>
      </w:pPr>
      <w:r w:rsidRPr="002B0573">
        <w:rPr>
          <w:noProof/>
        </w:rPr>
        <w:drawing>
          <wp:anchor distT="0" distB="0" distL="114300" distR="114300" simplePos="0" relativeHeight="251667968" behindDoc="1" locked="0" layoutInCell="1" allowOverlap="1" wp14:anchorId="23C08756" wp14:editId="50B6EAF6">
            <wp:simplePos x="0" y="0"/>
            <wp:positionH relativeFrom="margin">
              <wp:align>center</wp:align>
            </wp:positionH>
            <wp:positionV relativeFrom="paragraph">
              <wp:posOffset>15816</wp:posOffset>
            </wp:positionV>
            <wp:extent cx="3604260" cy="2519680"/>
            <wp:effectExtent l="0" t="0" r="0" b="0"/>
            <wp:wrapTight wrapText="bothSides">
              <wp:wrapPolygon edited="0">
                <wp:start x="0" y="0"/>
                <wp:lineTo x="0" y="21393"/>
                <wp:lineTo x="21463" y="21393"/>
                <wp:lineTo x="21463" y="0"/>
                <wp:lineTo x="0" y="0"/>
              </wp:wrapPolygon>
            </wp:wrapTight>
            <wp:docPr id="14" name="Picture 14" descr="C:\Users\pscmgo\OneDrive for Business\PhD\Project\Experiment_Code\TvA_analysis_curves\Plots\Fig6.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scmgo\OneDrive for Business\PhD\Project\Experiment_Code\TvA_analysis_curves\Plots\Fig6.tif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04260" cy="2519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C40E37" w14:textId="718B4550" w:rsidR="002B0573" w:rsidRDefault="002B0573" w:rsidP="002C4E70">
      <w:pPr>
        <w:spacing w:line="480" w:lineRule="auto"/>
        <w:jc w:val="both"/>
      </w:pPr>
    </w:p>
    <w:p w14:paraId="0B12204A" w14:textId="730CA5D6" w:rsidR="002B0573" w:rsidRDefault="002B0573" w:rsidP="002C4E70">
      <w:pPr>
        <w:spacing w:line="480" w:lineRule="auto"/>
        <w:jc w:val="both"/>
      </w:pPr>
    </w:p>
    <w:p w14:paraId="5BCC3817" w14:textId="77777777" w:rsidR="002B0573" w:rsidRDefault="002B0573" w:rsidP="002C4E70">
      <w:pPr>
        <w:spacing w:line="480" w:lineRule="auto"/>
        <w:jc w:val="both"/>
      </w:pPr>
    </w:p>
    <w:p w14:paraId="28B23799" w14:textId="168365D9" w:rsidR="002B0573" w:rsidRDefault="002B0573" w:rsidP="002C4E70">
      <w:pPr>
        <w:spacing w:line="480" w:lineRule="auto"/>
        <w:jc w:val="both"/>
      </w:pPr>
    </w:p>
    <w:p w14:paraId="781F28D7" w14:textId="5203754E" w:rsidR="00F46A68" w:rsidRDefault="00F46A68" w:rsidP="002C4E70">
      <w:pPr>
        <w:spacing w:line="480" w:lineRule="auto"/>
        <w:jc w:val="both"/>
      </w:pPr>
    </w:p>
    <w:p w14:paraId="5A0754BE" w14:textId="2D8C7806" w:rsidR="00902434" w:rsidRPr="00E82F32" w:rsidRDefault="009D1E6D" w:rsidP="002C4E70">
      <w:pPr>
        <w:spacing w:line="480" w:lineRule="auto"/>
        <w:jc w:val="both"/>
        <w:rPr>
          <w:color w:val="000000" w:themeColor="text1"/>
        </w:rPr>
      </w:pPr>
      <w:commentRangeStart w:id="9"/>
      <w:commentRangeStart w:id="10"/>
      <w:r>
        <w:rPr>
          <w:i/>
        </w:rPr>
        <w:t xml:space="preserve">Figure </w:t>
      </w:r>
      <w:commentRangeEnd w:id="9"/>
      <w:r w:rsidR="0074199C">
        <w:rPr>
          <w:i/>
        </w:rPr>
        <w:t>5</w:t>
      </w:r>
      <w:r w:rsidR="00007801">
        <w:rPr>
          <w:rStyle w:val="CommentReference"/>
        </w:rPr>
        <w:commentReference w:id="9"/>
      </w:r>
      <w:commentRangeEnd w:id="10"/>
      <w:r w:rsidR="00EC007C">
        <w:rPr>
          <w:rStyle w:val="CommentReference"/>
        </w:rPr>
        <w:commentReference w:id="10"/>
      </w:r>
      <w:r w:rsidR="001F13E6" w:rsidRPr="00905499">
        <w:rPr>
          <w:i/>
        </w:rPr>
        <w:t xml:space="preserve">: Accumulator (A) and Threshold (B) framework </w:t>
      </w:r>
      <w:r w:rsidRPr="00F97F07">
        <w:rPr>
          <w:i/>
        </w:rPr>
        <w:t xml:space="preserve">predictions of the qualitative patterns of </w:t>
      </w:r>
      <w:r>
        <w:rPr>
          <w:i/>
        </w:rPr>
        <w:t>lateral position errors</w:t>
      </w:r>
      <w:r w:rsidRPr="00F97F07">
        <w:rPr>
          <w:i/>
        </w:rPr>
        <w:t xml:space="preserve"> that might be expected based upon experimental simulations. Y axis values have been removed as these predictions are of qualitative response patterns rather than quantitative estimates</w:t>
      </w:r>
      <w:r w:rsidR="001F13E6" w:rsidRPr="00905499">
        <w:rPr>
          <w:i/>
        </w:rPr>
        <w:t>.</w:t>
      </w:r>
      <w:r w:rsidR="00E82F32" w:rsidRPr="00E82F32">
        <w:rPr>
          <w:i/>
        </w:rPr>
        <w:t xml:space="preserve"> </w:t>
      </w:r>
    </w:p>
    <w:p w14:paraId="49802623" w14:textId="2AA3764B" w:rsidR="00902434" w:rsidRDefault="001D33C5" w:rsidP="002C4E70">
      <w:pPr>
        <w:pStyle w:val="Heading3"/>
        <w:spacing w:line="480" w:lineRule="auto"/>
        <w:jc w:val="both"/>
        <w:rPr>
          <w:sz w:val="24"/>
        </w:rPr>
      </w:pPr>
      <w:bookmarkStart w:id="11" w:name="_Toc88648194"/>
      <w:r>
        <w:rPr>
          <w:sz w:val="24"/>
        </w:rPr>
        <w:t xml:space="preserve">H3 </w:t>
      </w:r>
      <w:r w:rsidR="00902434" w:rsidRPr="00413D6A">
        <w:rPr>
          <w:sz w:val="24"/>
        </w:rPr>
        <w:t>Steering</w:t>
      </w:r>
      <w:bookmarkEnd w:id="11"/>
      <w:r w:rsidR="00644F35">
        <w:rPr>
          <w:sz w:val="24"/>
        </w:rPr>
        <w:t xml:space="preserve"> rate</w:t>
      </w:r>
    </w:p>
    <w:p w14:paraId="03B84445" w14:textId="28D52DAC" w:rsidR="001721F9" w:rsidRDefault="00004A3C" w:rsidP="002C4E70">
      <w:pPr>
        <w:spacing w:line="480" w:lineRule="auto"/>
        <w:jc w:val="both"/>
        <w:rPr>
          <w:color w:val="000000" w:themeColor="text1"/>
        </w:rPr>
      </w:pPr>
      <w:r>
        <w:t xml:space="preserve">Previous research has suggested </w:t>
      </w:r>
      <w:r w:rsidR="00902434" w:rsidRPr="00413D6A">
        <w:t xml:space="preserve">steering magnitude </w:t>
      </w:r>
      <w:r w:rsidR="00902434">
        <w:t xml:space="preserve">should </w:t>
      </w:r>
      <w:r w:rsidR="00902434" w:rsidRPr="00413D6A">
        <w:t xml:space="preserve">scale </w:t>
      </w:r>
      <w:r w:rsidR="00902434">
        <w:t xml:space="preserve">according to </w:t>
      </w:r>
      <w:r w:rsidR="00902434" w:rsidRPr="00413D6A">
        <w:t xml:space="preserve">the </w:t>
      </w:r>
      <m:oMath>
        <m:r>
          <w:rPr>
            <w:rFonts w:ascii="Cambria Math" w:eastAsia="Cambria Math" w:hAnsi="Cambria Math"/>
            <w:color w:val="000000"/>
          </w:rPr>
          <m:t>E</m:t>
        </m:r>
      </m:oMath>
      <w:r w:rsidR="00902434">
        <w:t xml:space="preserve"> </w:t>
      </w:r>
      <w:r w:rsidR="00902434" w:rsidRPr="00413D6A">
        <w:t>being responded to</w:t>
      </w:r>
      <w:r>
        <w:t xml:space="preserve"> </w:t>
      </w:r>
      <w:r>
        <w:fldChar w:fldCharType="begin" w:fldLock="1"/>
      </w:r>
      <w:r w:rsidR="001721F9">
        <w:instrText>ADDIN CSL_CITATION {"citationItems":[{"id":"ITEM-1","itemData":{"DOI":"10.1016/j.aap.2020.105889","ISSN":"00014575","PMID":"33248429","abstract":"Prediction of driver reaction to the lead vehicle motion based on the perception-reaction time (PRT) is critical for prediction of rear-end crash risk. This study determines PRT at various spacings in approaching and braking conditions, and examines the association of PRT and deceleration rate with crash risk. For these tasks, a total of 50 drivers’ behavior was observed in a driving simulator experiment with 4 different scenarios – reaction to a decelerating lead vehicle, reaction to a stopped lead vehicle, perception of a lead vehicle's speed change, and perception of a slow-moving lead vehicle. The study tested three hypotheses of PRT including perception and reaction thresholds and the evidence accumulation framework using a visual variable (tau-inverse). It was found that the drivers neither reacted after a specific PRT from the start of perception nor reacted at a specific value of tau-inverse. Rather, the drivers generally reacted when the accumulation of evidence (tau-inverse) over time reached a threshold. It was also found that the magnitude of deceleration rate depends on the tau-inverse at the start of braking and hence, higher crash risk was associated with higher level of urgency and insufficient brake force rather than longer PRT. This study demonstrates that the evidence accumulation framework is a promising method of predicting driver reaction in approaching and braking conditions for different types of lead vehicle, and the level of urgency is important for predicting the probability of crash.","author":[{"dropping-particle":"","family":"Durrani","given":"Umair","non-dropping-particle":"","parse-names":false,"suffix":""},{"dropping-particle":"","family":"Lee","given":"Chris","non-dropping-particle":"","parse-names":false,"suffix":""},{"dropping-particle":"","family":"Shah","given":"Dhwani","non-dropping-particle":"","parse-names":false,"suffix":""}],"container-title":"Accident Analysis and Prevention","id":"ITEM-1","issued":{"date-parts":[["2021"]]},"title":"Predicting driver reaction time and deceleration: Comparison of perception-reaction thresholds and evidence accumulation framework","type":"article-journal","volume":"149"},"uris":["http://www.mendeley.com/documents/?uuid=fa652d58-3c9f-3754-a8ec-0fd795cb521d"]},{"id":"ITEM-2","itemData":{"DOI":"10.1007/s00422-017-0743-9","ISSN":"14320770","abstract":"A conceptual and computational framework is proposed for modelling of human sensorimotor control, and is exemplified for the sensorimotor task of steering a car. The framework emphasises control intermittency, and extends on existing models by suggesting that the nervous system implements intermittent control using a combination of (1) motor primitives, (2) prediction of sensory outcomes of motor actions, and (3) evidence accumulation of prediction errors. It is shown that approximate but useful sensory predictions in the intermittent control context can be constructed without detailed forward models, as a superposition of simple prediction primitives, resembling neurobiologically observed corollary discharges. The proposed mathematical framework allows straightforward extension to intermittent behaviour from existing one-dimensional continuous models in the linear control and ecological psychology traditions. Empirical observations from a driving simulator provide support for some of the framework assumptions: It is shown that human steering control, in routine lane-keeping and in a demanding near-limit task, is better described as a sequence of discrete stepwise steering adjustments, than as continuous control. Furthermore, the amplitudes of individual steering adjustments are well predicted by a compound visual cue signalling steering error, and even better so if also adjusting for predictions of how the same cue is affected by previous control. Finally, evidence accumulation is shown to explain observed covariability between inter-adjustment durations and adjustment amplitudes, seemingly better so than the type of threshold mechanisms that are typically assumed in existing models of intermittent control.","author":[{"dropping-particle":"","family":"Markkula","given":"Gustav","non-dropping-particle":"","parse-names":false,"suffix":""},{"dropping-particle":"","family":"Boer","given":"Erwin","non-dropping-particle":"","parse-names":false,"suffix":""},{"dropping-particle":"","family":"Romano","given":"Richard","non-dropping-particle":"","parse-names":false,"suffix":""},{"dropping-particle":"","family":"Merat","given":"Natasha","non-dropping-particle":"","parse-names":false,"suffix":""}],"container-title":"Biological Cybernetics","id":"ITEM-2","issue":"3","issued":{"date-parts":[["2018","6","16"]]},"page":"181-207","title":"Sustained sensorimotor control as intermittent decisions about prediction errors: computational framework and application to ground vehicle steering","type":"article-journal","volume":"112"},"uris":["http://www.mendeley.com/documents/?uuid=39125e11-a50e-33e1-b81e-1ea3b9d61859"]},{"id":"ITEM-3","itemData":{"DOI":"10.1037/0096-1523.21.5.996","ISSN":"00961523","abstract":"Deceleration during braking could be controlled by (a) using the time derivative of the relative rate of optical expansion, relative to a -0.5 margin value of tau-dot (D.N. Lee, 1976) or (b) computing the required deceleration from spatial variables (i.e., perceived distance, velocity, or object size). Participants viewed closed-loop displays of approach to an object and regulated their deceleration with a brake. The object appeared on a checkerboard ground surface (providing velocity, distance, and size information) or with no background (providing only optical expansion). Mean tau-dot during braking was -0.51, and estimates of the critical value of tau-dot based on brake adjustments were -0.44 and -0.52, close to the expected value. There were no overall effects of the ground surface or object size. The results are consistent with a tau-dot strategy, where the direction and magnitude of brake adjustments are regulated using tau-dot. © 1995 American Psychological Association.","author":[{"dropping-particle":"","family":"Yilmaz","given":"Emre H.","non-dropping-particle":"","parse-names":false,"suffix":""},{"dropping-particle":"","family":"Warren","given":"William H.","non-dropping-particle":"","parse-names":false,"suffix":""}],"container-title":"Journal of Experimental Psychology: Human Perception and Performance","id":"ITEM-3","issue":"5","issued":{"date-parts":[["1995"]]},"page":"996-1014","title":"Visual Control of Braking: A Test of the τ Hypothesis","type":"article-journal","volume":"21"},"uris":["http://www.mendeley.com/documents/?uuid=4d77c3e5-fcd0-35a9-bd1f-7bdaf304b871"]},{"id":"ITEM-4","itemData":{"author":[{"dropping-particle":"","family":"Goodridge","given":"Courtney Michael","non-dropping-particle":"","parse-names":false,"suffix":""},{"dropping-particle":"","family":"Mole","given":"Callum D","non-dropping-particle":"","parse-names":false,"suffix":""},{"dropping-particle":"","family":"Billington","given":"Jac","non-dropping-particle":"","parse-names":false,"suffix":""},{"dropping-particle":"","family":"Markkula","given":"Gustav","non-dropping-particle":"","parse-names":false,"suffix":""},{"dropping-particle":"","family":"Wilkie","given":"Richard M","non-dropping-particle":"","parse-names":false,"suffix":""}],"id":"ITEM-4","issued":{"date-parts":[["2021"]]},"page":"1-39","title":"Steering is initiated based on error accumulation","type":"article-journal"},"uris":["http://www.mendeley.com/documents/?uuid=79235cf1-96cf-39f6-8981-fca64dc20026"]}],"mendeley":{"formattedCitation":"(Durrani et al., 2021; Goodridge et al., 2021; Markkula et al., 2018; Yilmaz &amp; Warren, 1995)","manualFormatting":"(Durrani et al., 2021; Goodridge et al., 2022; Markkula et al., 2018; Yilmaz &amp; Warren, 1995)","plainTextFormattedCitation":"(Durrani et al., 2021; Goodridge et al., 2021; Markkula et al., 2018; Yilmaz &amp; Warren, 1995)","previouslyFormattedCitation":"(Durrani et al., 2021; Goodridge et al., 2021; Markkula et al., 2018; Yilmaz &amp; Warren, 1995)"},"properties":{"noteIndex":0},"schema":"https://github.com/citation-style-language/schema/raw/master/csl-citation.json"}</w:instrText>
      </w:r>
      <w:r>
        <w:fldChar w:fldCharType="separate"/>
      </w:r>
      <w:r w:rsidRPr="00004A3C">
        <w:rPr>
          <w:noProof/>
        </w:rPr>
        <w:t>(Durrani et al., 2021; Goodridge et al.</w:t>
      </w:r>
      <w:r w:rsidR="001721F9">
        <w:rPr>
          <w:noProof/>
        </w:rPr>
        <w:t>, 2022</w:t>
      </w:r>
      <w:r w:rsidRPr="00004A3C">
        <w:rPr>
          <w:noProof/>
        </w:rPr>
        <w:t>; Markkula et al., 2018; Yilmaz &amp; Warren, 1995)</w:t>
      </w:r>
      <w:r>
        <w:fldChar w:fldCharType="end"/>
      </w:r>
      <w:r>
        <w:t xml:space="preserve">. </w:t>
      </w:r>
      <w:proofErr w:type="gramStart"/>
      <w:r w:rsidR="003454C9">
        <w:t>Therefore</w:t>
      </w:r>
      <w:proofErr w:type="gramEnd"/>
      <w:r w:rsidR="003454C9">
        <w:t xml:space="preserve"> in the current</w:t>
      </w:r>
      <w:r w:rsidR="00902434" w:rsidRPr="00413D6A">
        <w:t xml:space="preserve"> experiment, the Accumulator framework would predict </w:t>
      </w:r>
      <w:r w:rsidR="00902434">
        <w:t xml:space="preserve">that </w:t>
      </w:r>
      <w:r w:rsidR="00902434" w:rsidRPr="00413D6A">
        <w:t>steering magnitude should increase as radii becomes smaller and starting position becomes larger</w:t>
      </w:r>
      <w:r w:rsidR="00902434">
        <w:t xml:space="preserve"> alongside a radii-starting position interaction </w:t>
      </w:r>
      <w:r w:rsidR="003454C9">
        <w:t xml:space="preserve">that </w:t>
      </w:r>
      <w:r w:rsidR="00902434">
        <w:t>match</w:t>
      </w:r>
      <w:r w:rsidR="003454C9">
        <w:t>es</w:t>
      </w:r>
      <w:r w:rsidR="00902434">
        <w:t xml:space="preserve"> the predictions for lateral position error (see</w:t>
      </w:r>
      <w:r w:rsidR="0074199C">
        <w:t xml:space="preserve"> Figure 6</w:t>
      </w:r>
      <w:r w:rsidR="00902434">
        <w:t>)</w:t>
      </w:r>
      <w:r w:rsidR="00902434" w:rsidRPr="00413D6A">
        <w:t xml:space="preserve">. Conversely, the Threshold framework predicts similar steering magnitudes across all </w:t>
      </w:r>
      <w:r w:rsidR="00902434" w:rsidRPr="00413D6A">
        <w:lastRenderedPageBreak/>
        <w:t>radii and starting positions: a</w:t>
      </w:r>
      <w:r w:rsidR="00902434" w:rsidRPr="00413D6A">
        <w:rPr>
          <w:color w:val="000000" w:themeColor="text1"/>
        </w:rPr>
        <w:t xml:space="preserve">lthough the motor latency influences the </w:t>
      </w:r>
      <w:r w:rsidR="00902434" w:rsidRPr="000009DA">
        <w:rPr>
          <w:iCs/>
          <w:color w:val="000000" w:themeColor="text1"/>
        </w:rPr>
        <w:t>measured</w:t>
      </w:r>
      <w:r w:rsidR="00902434" w:rsidRPr="00413D6A">
        <w:rPr>
          <w:color w:val="000000" w:themeColor="text1"/>
        </w:rPr>
        <w:t xml:space="preserve"> lateral position error, the lateral position error signal used to initiate the driver’s response should be fixed (hence the magnitude of their steering response should be constant).</w:t>
      </w:r>
    </w:p>
    <w:p w14:paraId="5810776A" w14:textId="750836BF" w:rsidR="00E82F32" w:rsidRDefault="00E82F32" w:rsidP="002C4E70">
      <w:pPr>
        <w:spacing w:line="480" w:lineRule="auto"/>
        <w:jc w:val="both"/>
        <w:rPr>
          <w:color w:val="000000" w:themeColor="text1"/>
        </w:rPr>
      </w:pPr>
      <w:r w:rsidRPr="00E82F32">
        <w:rPr>
          <w:noProof/>
          <w:color w:val="000000" w:themeColor="text1"/>
        </w:rPr>
        <w:drawing>
          <wp:anchor distT="0" distB="0" distL="114300" distR="114300" simplePos="0" relativeHeight="251668992" behindDoc="1" locked="0" layoutInCell="1" allowOverlap="1" wp14:anchorId="715F41A1" wp14:editId="5A45FED8">
            <wp:simplePos x="0" y="0"/>
            <wp:positionH relativeFrom="margin">
              <wp:align>center</wp:align>
            </wp:positionH>
            <wp:positionV relativeFrom="paragraph">
              <wp:posOffset>308506</wp:posOffset>
            </wp:positionV>
            <wp:extent cx="3604260" cy="2519680"/>
            <wp:effectExtent l="0" t="0" r="0" b="0"/>
            <wp:wrapTight wrapText="bothSides">
              <wp:wrapPolygon edited="0">
                <wp:start x="0" y="0"/>
                <wp:lineTo x="0" y="21393"/>
                <wp:lineTo x="21463" y="21393"/>
                <wp:lineTo x="21463" y="0"/>
                <wp:lineTo x="0" y="0"/>
              </wp:wrapPolygon>
            </wp:wrapTight>
            <wp:docPr id="17" name="Picture 17" descr="C:\Users\pscmgo\OneDrive for Business\PhD\Project\Experiment_Code\TvA_analysis_curves\Plots\Fig7.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scmgo\OneDrive for Business\PhD\Project\Experiment_Code\TvA_analysis_curves\Plots\Fig7.tiff"/>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04260" cy="2519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4ECA41" w14:textId="49524AB1" w:rsidR="00E82F32" w:rsidRDefault="00E82F32" w:rsidP="002C4E70">
      <w:pPr>
        <w:spacing w:line="480" w:lineRule="auto"/>
        <w:jc w:val="both"/>
        <w:rPr>
          <w:color w:val="000000" w:themeColor="text1"/>
        </w:rPr>
      </w:pPr>
    </w:p>
    <w:p w14:paraId="3963E7F8" w14:textId="13574E1A" w:rsidR="00E82F32" w:rsidRDefault="00E82F32" w:rsidP="002C4E70">
      <w:pPr>
        <w:spacing w:line="480" w:lineRule="auto"/>
        <w:jc w:val="both"/>
        <w:rPr>
          <w:color w:val="000000" w:themeColor="text1"/>
        </w:rPr>
      </w:pPr>
    </w:p>
    <w:p w14:paraId="175BF5D1" w14:textId="718CCE29" w:rsidR="00E82F32" w:rsidRDefault="00E82F32" w:rsidP="002C4E70">
      <w:pPr>
        <w:spacing w:line="480" w:lineRule="auto"/>
        <w:jc w:val="both"/>
        <w:rPr>
          <w:color w:val="000000" w:themeColor="text1"/>
        </w:rPr>
      </w:pPr>
    </w:p>
    <w:p w14:paraId="41CDF46E" w14:textId="17A91877" w:rsidR="00E82F32" w:rsidRDefault="00E82F32" w:rsidP="002C4E70">
      <w:pPr>
        <w:spacing w:line="480" w:lineRule="auto"/>
        <w:jc w:val="both"/>
        <w:rPr>
          <w:color w:val="000000" w:themeColor="text1"/>
        </w:rPr>
      </w:pPr>
    </w:p>
    <w:p w14:paraId="4D1C4B6C" w14:textId="3E159F58" w:rsidR="00E82F32" w:rsidRDefault="00E82F32" w:rsidP="002C4E70">
      <w:pPr>
        <w:spacing w:line="480" w:lineRule="auto"/>
        <w:jc w:val="both"/>
        <w:rPr>
          <w:color w:val="000000" w:themeColor="text1"/>
        </w:rPr>
      </w:pPr>
    </w:p>
    <w:p w14:paraId="5E8EB847" w14:textId="77777777" w:rsidR="00E82F32" w:rsidRPr="003454C9" w:rsidRDefault="00E82F32" w:rsidP="002C4E70">
      <w:pPr>
        <w:spacing w:line="480" w:lineRule="auto"/>
        <w:jc w:val="both"/>
        <w:rPr>
          <w:color w:val="000000" w:themeColor="text1"/>
        </w:rPr>
      </w:pPr>
    </w:p>
    <w:p w14:paraId="7D96C8B9" w14:textId="6E60301B" w:rsidR="00902434" w:rsidRDefault="001721F9" w:rsidP="002C4E70">
      <w:pPr>
        <w:spacing w:line="480" w:lineRule="auto"/>
        <w:jc w:val="both"/>
        <w:rPr>
          <w:color w:val="000000" w:themeColor="text1"/>
        </w:rPr>
      </w:pPr>
      <w:commentRangeStart w:id="12"/>
      <w:commentRangeStart w:id="13"/>
      <w:r>
        <w:rPr>
          <w:i/>
        </w:rPr>
        <w:t>F</w:t>
      </w:r>
      <w:r w:rsidR="0074199C">
        <w:rPr>
          <w:i/>
        </w:rPr>
        <w:t>igure 6</w:t>
      </w:r>
      <w:r w:rsidR="00746178" w:rsidRPr="00905499">
        <w:rPr>
          <w:i/>
        </w:rPr>
        <w:t xml:space="preserve">: </w:t>
      </w:r>
      <w:commentRangeEnd w:id="12"/>
      <w:r w:rsidR="00007801">
        <w:rPr>
          <w:rStyle w:val="CommentReference"/>
        </w:rPr>
        <w:commentReference w:id="12"/>
      </w:r>
      <w:commentRangeEnd w:id="13"/>
      <w:r w:rsidR="00E82F32">
        <w:rPr>
          <w:rStyle w:val="CommentReference"/>
        </w:rPr>
        <w:commentReference w:id="13"/>
      </w:r>
      <w:r w:rsidR="00746178" w:rsidRPr="00905499">
        <w:rPr>
          <w:i/>
        </w:rPr>
        <w:t xml:space="preserve">Accumulator (A) and Threshold (B) framework </w:t>
      </w:r>
      <w:r w:rsidRPr="00F97F07">
        <w:rPr>
          <w:i/>
        </w:rPr>
        <w:t xml:space="preserve">predictions of the qualitative patterns of </w:t>
      </w:r>
      <w:r>
        <w:rPr>
          <w:i/>
        </w:rPr>
        <w:t>steering rates</w:t>
      </w:r>
      <w:r w:rsidRPr="00F97F07">
        <w:rPr>
          <w:i/>
        </w:rPr>
        <w:t xml:space="preserve"> that might be expected based upon experimental simulations. Y axis values have been removed as these predictions are of qualitative response patterns rather than quantitative estimates</w:t>
      </w:r>
      <w:r>
        <w:rPr>
          <w:i/>
        </w:rPr>
        <w:t>.</w:t>
      </w:r>
      <w:r w:rsidR="00E82F32">
        <w:rPr>
          <w:i/>
        </w:rPr>
        <w:t xml:space="preserve"> For the Threshold framework, the starting position levels have</w:t>
      </w:r>
      <w:r w:rsidR="0074199C">
        <w:rPr>
          <w:i/>
        </w:rPr>
        <w:t xml:space="preserve"> been</w:t>
      </w:r>
      <w:r w:rsidR="00E82F32">
        <w:rPr>
          <w:i/>
        </w:rPr>
        <w:t xml:space="preserve"> shifted under </w:t>
      </w:r>
      <w:r w:rsidR="0074199C">
        <w:rPr>
          <w:i/>
        </w:rPr>
        <w:t xml:space="preserve">each </w:t>
      </w:r>
      <w:r w:rsidR="00E82F32">
        <w:rPr>
          <w:i/>
        </w:rPr>
        <w:t xml:space="preserve">other to make them more visible. In practice, we would not expect differences in behaviour between these levels under this framework for this metric. </w:t>
      </w:r>
    </w:p>
    <w:p w14:paraId="7FD91B10" w14:textId="77777777" w:rsidR="00902434" w:rsidRDefault="00902434" w:rsidP="002C4E70">
      <w:pPr>
        <w:pStyle w:val="Heading3"/>
        <w:spacing w:line="480" w:lineRule="auto"/>
        <w:jc w:val="both"/>
        <w:rPr>
          <w:sz w:val="24"/>
          <w:szCs w:val="24"/>
        </w:rPr>
      </w:pPr>
      <w:bookmarkStart w:id="14" w:name="_Toc88648196"/>
      <w:r w:rsidRPr="00B6427E">
        <w:rPr>
          <w:sz w:val="24"/>
          <w:szCs w:val="24"/>
        </w:rPr>
        <w:t>Participants</w:t>
      </w:r>
      <w:bookmarkEnd w:id="14"/>
    </w:p>
    <w:p w14:paraId="46F03CBB" w14:textId="17ABD6C6" w:rsidR="00902434" w:rsidRDefault="0096156F" w:rsidP="002C4E70">
      <w:pPr>
        <w:spacing w:line="480" w:lineRule="auto"/>
        <w:jc w:val="both"/>
      </w:pPr>
      <w:r w:rsidRPr="0096156F">
        <w:t>12 participants</w:t>
      </w:r>
      <w:r w:rsidR="00A75DCB">
        <w:t xml:space="preserve"> took part in the experiment</w:t>
      </w:r>
      <w:r w:rsidR="00950043">
        <w:t xml:space="preserve"> </w:t>
      </w:r>
      <w:r w:rsidR="00A75DCB">
        <w:t xml:space="preserve">(5 females, </w:t>
      </w:r>
      <w:r w:rsidR="00950043">
        <w:t>7</w:t>
      </w:r>
      <w:r w:rsidRPr="0096156F">
        <w:t xml:space="preserve"> males, mean age = </w:t>
      </w:r>
      <w:r w:rsidR="00D55B9B">
        <w:t>29.91</w:t>
      </w:r>
      <w:r w:rsidRPr="0096156F">
        <w:t>, range = 22-44)</w:t>
      </w:r>
      <w:r w:rsidR="00A75DCB">
        <w:t xml:space="preserve"> all</w:t>
      </w:r>
      <w:r w:rsidR="00902434" w:rsidRPr="00E53EB3">
        <w:t xml:space="preserve"> had normal or corrected to normal vision alongside a valid UK driving license. The number of months holding</w:t>
      </w:r>
      <w:r w:rsidR="00902434">
        <w:t xml:space="preserve"> a driving license range</w:t>
      </w:r>
      <w:r w:rsidR="00D55B9B">
        <w:t>d from 1</w:t>
      </w:r>
      <w:r w:rsidR="00902434" w:rsidRPr="00E53EB3">
        <w:t>-</w:t>
      </w:r>
      <w:r w:rsidR="00902434">
        <w:t>312</w:t>
      </w:r>
      <w:r w:rsidR="00902434" w:rsidRPr="00E53EB3">
        <w:t xml:space="preserve"> (</w:t>
      </w:r>
      <w:r w:rsidR="00902434" w:rsidRPr="00E53EB3">
        <w:rPr>
          <w:i/>
        </w:rPr>
        <w:t>mean</w:t>
      </w:r>
      <w:r w:rsidR="00902434" w:rsidRPr="00E53EB3">
        <w:t xml:space="preserve"> = </w:t>
      </w:r>
      <w:r w:rsidR="00D55B9B">
        <w:t>73.33</w:t>
      </w:r>
      <w:r w:rsidR="00902434" w:rsidRPr="00E53EB3">
        <w:t xml:space="preserve"> months, </w:t>
      </w:r>
      <w:r w:rsidR="00902434" w:rsidRPr="00E53EB3">
        <w:rPr>
          <w:i/>
        </w:rPr>
        <w:t>SD</w:t>
      </w:r>
      <w:r w:rsidR="00902434" w:rsidRPr="00E53EB3">
        <w:t xml:space="preserve"> = </w:t>
      </w:r>
      <w:r w:rsidR="00D55B9B">
        <w:t>100</w:t>
      </w:r>
      <w:r>
        <w:t>.</w:t>
      </w:r>
      <w:r w:rsidR="00D55B9B">
        <w:t>12</w:t>
      </w:r>
      <w:r w:rsidR="00902434" w:rsidRPr="00E53EB3">
        <w:t>).</w:t>
      </w:r>
    </w:p>
    <w:p w14:paraId="0956BEF5" w14:textId="77777777" w:rsidR="00902434" w:rsidRPr="00DC2909" w:rsidRDefault="00902434" w:rsidP="002C4E70">
      <w:pPr>
        <w:pStyle w:val="Heading3"/>
        <w:spacing w:line="480" w:lineRule="auto"/>
        <w:jc w:val="both"/>
        <w:rPr>
          <w:sz w:val="24"/>
        </w:rPr>
      </w:pPr>
      <w:bookmarkStart w:id="15" w:name="_Toc88648197"/>
      <w:r w:rsidRPr="00DC2909">
        <w:rPr>
          <w:sz w:val="24"/>
        </w:rPr>
        <w:lastRenderedPageBreak/>
        <w:t>Apparatus</w:t>
      </w:r>
      <w:bookmarkEnd w:id="15"/>
      <w:r w:rsidRPr="00DC2909">
        <w:rPr>
          <w:sz w:val="24"/>
        </w:rPr>
        <w:t xml:space="preserve"> </w:t>
      </w:r>
    </w:p>
    <w:p w14:paraId="5FE87B7E" w14:textId="4A0650BF" w:rsidR="00902434" w:rsidRDefault="00902434" w:rsidP="002C4E70">
      <w:pPr>
        <w:spacing w:line="480" w:lineRule="auto"/>
        <w:jc w:val="both"/>
      </w:pPr>
      <w:r>
        <w:t xml:space="preserve">The virtual environment was created in </w:t>
      </w:r>
      <w:proofErr w:type="spellStart"/>
      <w:r>
        <w:t>WorldViz</w:t>
      </w:r>
      <w:proofErr w:type="spellEnd"/>
      <w:r>
        <w:t xml:space="preserve"> Vizard 5 and back projected on a screen with dimensions 1.98 m x 1.43 m. Participants sat 1 m away generating a total visual angle of 89.4° x 71.3° with the true horizon being 1.2 m from the ground. Data were acquired using a Logitech G27 force-feedback steering</w:t>
      </w:r>
      <w:r w:rsidR="001721F9">
        <w:t xml:space="preserve"> wheel</w:t>
      </w:r>
      <w:r>
        <w:t xml:space="preserve"> and was synchronised to the refresh rate of the display at 60 Hz. </w:t>
      </w:r>
      <w:r w:rsidR="00E535E7" w:rsidRPr="00F405DA">
        <w:t xml:space="preserve">Participants did not operate accelerator/brake pedals and vehicle speed remained constant at 8 m/s. </w:t>
      </w:r>
      <w:r>
        <w:t xml:space="preserve">  </w:t>
      </w:r>
    </w:p>
    <w:p w14:paraId="74D67D57" w14:textId="77777777" w:rsidR="00902434" w:rsidRPr="00DC2909" w:rsidRDefault="00902434" w:rsidP="002C4E70">
      <w:pPr>
        <w:pStyle w:val="Heading3"/>
        <w:spacing w:line="480" w:lineRule="auto"/>
        <w:jc w:val="both"/>
        <w:rPr>
          <w:sz w:val="24"/>
        </w:rPr>
      </w:pPr>
      <w:bookmarkStart w:id="16" w:name="_Toc88648198"/>
      <w:r w:rsidRPr="00DC2909">
        <w:rPr>
          <w:sz w:val="24"/>
        </w:rPr>
        <w:t>Design</w:t>
      </w:r>
      <w:bookmarkEnd w:id="16"/>
    </w:p>
    <w:p w14:paraId="63937A60" w14:textId="64154C0A" w:rsidR="00902434" w:rsidRDefault="00902434" w:rsidP="002C4E70">
      <w:pPr>
        <w:spacing w:line="480" w:lineRule="auto"/>
        <w:jc w:val="both"/>
      </w:pPr>
      <w:r>
        <w:t>In the current experiment, participants respond</w:t>
      </w:r>
      <w:r w:rsidR="00F5158A">
        <w:t>ed</w:t>
      </w:r>
      <w:r>
        <w:t xml:space="preserve"> to appearing curved road-lines and were</w:t>
      </w:r>
      <w:r w:rsidR="007D1E38">
        <w:t xml:space="preserve"> asked to </w:t>
      </w:r>
      <w:r w:rsidR="00F5158A">
        <w:t xml:space="preserve">attempt to </w:t>
      </w:r>
      <w:r w:rsidR="007D1E38">
        <w:t>steer back onto them (see</w:t>
      </w:r>
      <w:r w:rsidR="0074199C">
        <w:t xml:space="preserve"> Figure 7</w:t>
      </w:r>
      <w:r w:rsidR="007D1E38">
        <w:t>). A green ‘gravel’ texture was applied to the ground to ensure participants experienced a compelling sensation of self-motion through the virtual environment. T</w:t>
      </w:r>
      <w:r>
        <w:t xml:space="preserve">he textured ground plane and the </w:t>
      </w:r>
      <w:proofErr w:type="gramStart"/>
      <w:r>
        <w:t>blue sky</w:t>
      </w:r>
      <w:proofErr w:type="gramEnd"/>
      <w:r>
        <w:t xml:space="preserve"> plane</w:t>
      </w:r>
      <w:r w:rsidR="00E17920">
        <w:t xml:space="preserve"> were the same </w:t>
      </w:r>
      <w:r w:rsidR="00F5158A">
        <w:t xml:space="preserve">as those used </w:t>
      </w:r>
      <w:r>
        <w:t>previous</w:t>
      </w:r>
      <w:r w:rsidR="00F5158A">
        <w:t>ly</w:t>
      </w:r>
      <w:r>
        <w:t xml:space="preserve"> </w:t>
      </w:r>
      <w:r w:rsidR="00E17920">
        <w:t xml:space="preserve">by </w:t>
      </w:r>
      <w:r w:rsidR="001721F9">
        <w:t>Goodridge et al (2022</w:t>
      </w:r>
      <w:r w:rsidR="00E17920">
        <w:t>).</w:t>
      </w:r>
    </w:p>
    <w:p w14:paraId="774110EA" w14:textId="4DC5DDEB" w:rsidR="006702E5" w:rsidRDefault="00232A2B" w:rsidP="002C4E70">
      <w:pPr>
        <w:spacing w:line="480" w:lineRule="auto"/>
        <w:jc w:val="both"/>
      </w:pPr>
      <w:r>
        <w:rPr>
          <w:noProof/>
        </w:rPr>
        <w:drawing>
          <wp:anchor distT="0" distB="0" distL="114300" distR="114300" simplePos="0" relativeHeight="251650560" behindDoc="1" locked="0" layoutInCell="1" allowOverlap="1" wp14:anchorId="0014FFA5" wp14:editId="285AD192">
            <wp:simplePos x="0" y="0"/>
            <wp:positionH relativeFrom="margin">
              <wp:align>center</wp:align>
            </wp:positionH>
            <wp:positionV relativeFrom="paragraph">
              <wp:posOffset>17121</wp:posOffset>
            </wp:positionV>
            <wp:extent cx="2519680" cy="1414145"/>
            <wp:effectExtent l="0" t="0" r="0" b="0"/>
            <wp:wrapTight wrapText="bothSides">
              <wp:wrapPolygon edited="0">
                <wp:start x="0" y="0"/>
                <wp:lineTo x="0" y="21241"/>
                <wp:lineTo x="21393" y="21241"/>
                <wp:lineTo x="21393" y="0"/>
                <wp:lineTo x="0" y="0"/>
              </wp:wrapPolygon>
            </wp:wrapTight>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41439"/>
                    <a:stretch/>
                  </pic:blipFill>
                  <pic:spPr bwMode="auto">
                    <a:xfrm>
                      <a:off x="0" y="0"/>
                      <a:ext cx="2519680" cy="14141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C9F610" w14:textId="02054B9F" w:rsidR="006702E5" w:rsidRDefault="006702E5" w:rsidP="002C4E70">
      <w:pPr>
        <w:spacing w:line="480" w:lineRule="auto"/>
        <w:jc w:val="both"/>
      </w:pPr>
    </w:p>
    <w:p w14:paraId="1A12F337" w14:textId="69E316E5" w:rsidR="00E17920" w:rsidRDefault="00E17920" w:rsidP="002C4E70">
      <w:pPr>
        <w:spacing w:line="480" w:lineRule="auto"/>
        <w:jc w:val="both"/>
      </w:pPr>
    </w:p>
    <w:p w14:paraId="7D37A830" w14:textId="5E2F28B3" w:rsidR="00902434" w:rsidRDefault="00902434" w:rsidP="002C4E70">
      <w:pPr>
        <w:spacing w:line="480" w:lineRule="auto"/>
        <w:jc w:val="both"/>
      </w:pPr>
    </w:p>
    <w:p w14:paraId="5B3C3E0F" w14:textId="1E8A8471" w:rsidR="00902434" w:rsidRPr="00950043" w:rsidRDefault="00644F35" w:rsidP="002C4E70">
      <w:pPr>
        <w:spacing w:line="480" w:lineRule="auto"/>
        <w:jc w:val="both"/>
        <w:rPr>
          <w:i/>
          <w:vanish/>
          <w:specVanish/>
        </w:rPr>
      </w:pPr>
      <w:bookmarkStart w:id="17" w:name="_Toc88648047"/>
      <w:r>
        <w:rPr>
          <w:i/>
        </w:rPr>
        <w:t xml:space="preserve">Figure </w:t>
      </w:r>
      <w:r w:rsidR="0074199C">
        <w:rPr>
          <w:i/>
        </w:rPr>
        <w:t>7</w:t>
      </w:r>
      <w:r w:rsidR="00950043" w:rsidRPr="00950043">
        <w:rPr>
          <w:i/>
        </w:rPr>
        <w:t xml:space="preserve">: </w:t>
      </w:r>
      <w:r w:rsidR="00902434" w:rsidRPr="00950043">
        <w:rPr>
          <w:i/>
        </w:rPr>
        <w:t>Screenshot of the visual display</w:t>
      </w:r>
      <w:r w:rsidR="007D1E38" w:rsidRPr="00950043">
        <w:rPr>
          <w:i/>
        </w:rPr>
        <w:t xml:space="preserve"> presented to participants</w:t>
      </w:r>
      <w:r w:rsidR="00902434" w:rsidRPr="00950043">
        <w:rPr>
          <w:i/>
        </w:rPr>
        <w:t>.</w:t>
      </w:r>
      <w:bookmarkEnd w:id="17"/>
    </w:p>
    <w:p w14:paraId="3125B2C5" w14:textId="55A6BB6A" w:rsidR="00902434" w:rsidRPr="00950043" w:rsidRDefault="00902434" w:rsidP="002C4E70">
      <w:pPr>
        <w:spacing w:line="480" w:lineRule="auto"/>
        <w:jc w:val="both"/>
        <w:rPr>
          <w:i/>
        </w:rPr>
      </w:pPr>
      <w:r w:rsidRPr="00950043">
        <w:rPr>
          <w:i/>
        </w:rPr>
        <w:t xml:space="preserve"> The moment captured is the start of a new trial when the road-line has just been made visible. The driver is travelling linearly, tangential to the curve. The curve shown has a radius of 1500 m. The ‘</w:t>
      </w:r>
      <w:r w:rsidR="00F5158A">
        <w:rPr>
          <w:i/>
        </w:rPr>
        <w:t>V</w:t>
      </w:r>
      <w:r w:rsidR="00F5158A" w:rsidRPr="00950043">
        <w:rPr>
          <w:i/>
        </w:rPr>
        <w:t xml:space="preserve">izard’ </w:t>
      </w:r>
      <w:r w:rsidRPr="00950043">
        <w:rPr>
          <w:i/>
        </w:rPr>
        <w:t xml:space="preserve">label was not visible during experimental trials. </w:t>
      </w:r>
    </w:p>
    <w:p w14:paraId="7CB1CB8B" w14:textId="6761E85C" w:rsidR="00902434" w:rsidRDefault="00902434" w:rsidP="002C4E70">
      <w:pPr>
        <w:spacing w:line="480" w:lineRule="auto"/>
        <w:jc w:val="both"/>
        <w:rPr>
          <w:rFonts w:eastAsiaTheme="minorEastAsia"/>
          <w:color w:val="000000"/>
        </w:rPr>
      </w:pPr>
      <w:r>
        <w:t xml:space="preserve">Curves were chosen from a pool of 6 linearly separated radii (-2000 m, -1500 m, -1000 m, 1000 m, 1500 m, 2000 m) alongside a 0 m condition with no curvature. These radii </w:t>
      </w:r>
      <w:r>
        <w:lastRenderedPageBreak/>
        <w:t>were chosen based upon extensive piloting</w:t>
      </w:r>
      <w:r w:rsidR="00F5158A">
        <w:t>:</w:t>
      </w:r>
      <w:r w:rsidR="002E5771">
        <w:t xml:space="preserve"> </w:t>
      </w:r>
      <w:r>
        <w:t xml:space="preserve">radii below 1000 m produced bends that </w:t>
      </w:r>
      <w:r w:rsidR="00F5158A">
        <w:t xml:space="preserve">were sometimes </w:t>
      </w:r>
      <w:r>
        <w:t xml:space="preserve">too </w:t>
      </w:r>
      <w:r w:rsidR="00F5158A">
        <w:t xml:space="preserve">tight </w:t>
      </w:r>
      <w:r>
        <w:t xml:space="preserve">(particularly when paired with an 8 m starting position manipulation) with participants occasionally failing to steer back onto the road-line within the specified timeframe. </w:t>
      </w:r>
      <w:r>
        <w:rPr>
          <w:rFonts w:eastAsiaTheme="minorEastAsia"/>
          <w:color w:val="000000"/>
        </w:rPr>
        <w:t>The 0 m radius condition presented a straight line with no curvature</w:t>
      </w:r>
      <w:r w:rsidR="00305A7E">
        <w:rPr>
          <w:rFonts w:eastAsiaTheme="minorEastAsia"/>
          <w:color w:val="000000"/>
        </w:rPr>
        <w:t xml:space="preserve"> which</w:t>
      </w:r>
      <w:r>
        <w:rPr>
          <w:rFonts w:eastAsiaTheme="minorEastAsia"/>
          <w:color w:val="000000"/>
        </w:rPr>
        <w:t xml:space="preserve"> created a response context where participants </w:t>
      </w:r>
      <w:r w:rsidR="00305A7E">
        <w:rPr>
          <w:rFonts w:eastAsiaTheme="minorEastAsia"/>
          <w:color w:val="000000"/>
        </w:rPr>
        <w:t>did not always have to respond</w:t>
      </w:r>
      <w:r w:rsidR="00F5158A">
        <w:rPr>
          <w:rFonts w:eastAsiaTheme="minorEastAsia"/>
          <w:color w:val="000000"/>
        </w:rPr>
        <w:t>; this was</w:t>
      </w:r>
      <w:r w:rsidR="00305A7E">
        <w:rPr>
          <w:rFonts w:eastAsiaTheme="minorEastAsia"/>
          <w:color w:val="000000"/>
        </w:rPr>
        <w:t xml:space="preserve"> </w:t>
      </w:r>
      <w:proofErr w:type="gramStart"/>
      <w:r>
        <w:rPr>
          <w:rFonts w:eastAsiaTheme="minorEastAsia"/>
          <w:color w:val="000000"/>
        </w:rPr>
        <w:t>in order to</w:t>
      </w:r>
      <w:proofErr w:type="gramEnd"/>
      <w:r>
        <w:rPr>
          <w:rFonts w:eastAsiaTheme="minorEastAsia"/>
          <w:color w:val="000000"/>
        </w:rPr>
        <w:t xml:space="preserve"> guard against participants adopting a “steer as soon as possible” strategy</w:t>
      </w:r>
      <w:r w:rsidR="00F5158A">
        <w:rPr>
          <w:rFonts w:eastAsiaTheme="minorEastAsia"/>
          <w:color w:val="000000"/>
        </w:rPr>
        <w:t xml:space="preserve"> on the appearance of the road-line</w:t>
      </w:r>
      <w:r>
        <w:rPr>
          <w:rFonts w:eastAsiaTheme="minorEastAsia"/>
          <w:color w:val="000000"/>
        </w:rPr>
        <w:t xml:space="preserve">. </w:t>
      </w:r>
      <w:r>
        <w:rPr>
          <w:rFonts w:eastAsiaTheme="minorEastAsia"/>
        </w:rPr>
        <w:t xml:space="preserve">A range of equally spaced starting position levels were also chosen (0 m, 4 m, and 8 m) </w:t>
      </w:r>
      <w:proofErr w:type="gramStart"/>
      <w:r>
        <w:rPr>
          <w:rFonts w:eastAsiaTheme="minorEastAsia"/>
        </w:rPr>
        <w:t>in order to</w:t>
      </w:r>
      <w:proofErr w:type="gramEnd"/>
      <w:r>
        <w:rPr>
          <w:rFonts w:eastAsiaTheme="minorEastAsia"/>
        </w:rPr>
        <w:t xml:space="preserve"> alter the initial </w:t>
      </w:r>
      <m:oMath>
        <m:r>
          <w:rPr>
            <w:rFonts w:ascii="Cambria Math" w:eastAsia="Cambria Math" w:hAnsi="Cambria Math" w:cs="Cambria Math"/>
            <w:color w:val="000000"/>
          </w:rPr>
          <m:t>E</m:t>
        </m:r>
      </m:oMath>
      <w:r>
        <w:rPr>
          <w:rFonts w:eastAsiaTheme="minorEastAsia"/>
          <w:color w:val="000000"/>
        </w:rPr>
        <w:t xml:space="preserve"> that drivers were faced with. Overall, this created a 3 (radius) x 3 (starting position) repeated measures factorial design (se</w:t>
      </w:r>
      <w:r w:rsidR="00B253D2">
        <w:rPr>
          <w:rFonts w:eastAsiaTheme="minorEastAsia"/>
          <w:color w:val="000000"/>
        </w:rPr>
        <w:t>e Figure 8</w:t>
      </w:r>
      <w:r w:rsidRPr="00CA7A6C">
        <w:rPr>
          <w:rFonts w:eastAsiaTheme="minorEastAsia"/>
          <w:color w:val="000000"/>
        </w:rPr>
        <w:t>)</w:t>
      </w:r>
      <w:r>
        <w:rPr>
          <w:rFonts w:eastAsiaTheme="minorEastAsia"/>
          <w:color w:val="000000"/>
        </w:rPr>
        <w:t xml:space="preserve">. Three dependent variables were measured in this experiment: reaction time of the first steering adjustment (seconds), lateral position error from the road-line when first steering adjustment occurs (metres), and peak steering rate of the first steering adjustment (degrees per second). </w:t>
      </w:r>
    </w:p>
    <w:p w14:paraId="321C050A" w14:textId="53603347" w:rsidR="00B253D2" w:rsidRDefault="00B253D2" w:rsidP="002C4E70">
      <w:pPr>
        <w:spacing w:line="480" w:lineRule="auto"/>
        <w:jc w:val="both"/>
        <w:rPr>
          <w:rFonts w:eastAsiaTheme="minorEastAsia"/>
          <w:color w:val="000000"/>
        </w:rPr>
      </w:pPr>
    </w:p>
    <w:p w14:paraId="2C9C06F5" w14:textId="44C06398" w:rsidR="00B253D2" w:rsidRDefault="00B253D2" w:rsidP="002C4E70">
      <w:pPr>
        <w:spacing w:line="480" w:lineRule="auto"/>
        <w:jc w:val="both"/>
        <w:rPr>
          <w:rFonts w:eastAsiaTheme="minorEastAsia"/>
          <w:color w:val="000000"/>
        </w:rPr>
      </w:pPr>
    </w:p>
    <w:p w14:paraId="23B9A15A" w14:textId="01FD0390" w:rsidR="00B253D2" w:rsidRDefault="00B253D2" w:rsidP="002C4E70">
      <w:pPr>
        <w:spacing w:line="480" w:lineRule="auto"/>
        <w:jc w:val="both"/>
        <w:rPr>
          <w:rFonts w:eastAsiaTheme="minorEastAsia"/>
          <w:color w:val="000000"/>
        </w:rPr>
      </w:pPr>
    </w:p>
    <w:p w14:paraId="627E5366" w14:textId="6E5AB3DC" w:rsidR="00B253D2" w:rsidRDefault="00B253D2" w:rsidP="002C4E70">
      <w:pPr>
        <w:spacing w:line="480" w:lineRule="auto"/>
        <w:jc w:val="both"/>
        <w:rPr>
          <w:rFonts w:eastAsiaTheme="minorEastAsia"/>
          <w:color w:val="000000"/>
        </w:rPr>
      </w:pPr>
    </w:p>
    <w:p w14:paraId="28B2F10A" w14:textId="77777777" w:rsidR="00B253D2" w:rsidRPr="00CF622C" w:rsidRDefault="00B253D2" w:rsidP="002C4E70">
      <w:pPr>
        <w:spacing w:line="480" w:lineRule="auto"/>
        <w:jc w:val="both"/>
      </w:pPr>
    </w:p>
    <w:p w14:paraId="4BDA9CC4" w14:textId="0B07F8A0" w:rsidR="00902434" w:rsidRDefault="005D1536" w:rsidP="002C4E70">
      <w:pPr>
        <w:spacing w:line="480" w:lineRule="auto"/>
        <w:jc w:val="both"/>
        <w:rPr>
          <w:rFonts w:eastAsiaTheme="minorEastAsia"/>
          <w:color w:val="000000"/>
        </w:rPr>
      </w:pPr>
      <w:r w:rsidRPr="002C5263">
        <w:rPr>
          <w:rFonts w:eastAsiaTheme="minorEastAsia"/>
          <w:noProof/>
          <w:color w:val="000000"/>
        </w:rPr>
        <w:lastRenderedPageBreak/>
        <w:drawing>
          <wp:anchor distT="0" distB="0" distL="114300" distR="114300" simplePos="0" relativeHeight="251652608" behindDoc="1" locked="0" layoutInCell="1" allowOverlap="1" wp14:anchorId="7BBDAB0D" wp14:editId="5979B9FA">
            <wp:simplePos x="0" y="0"/>
            <wp:positionH relativeFrom="margin">
              <wp:align>center</wp:align>
            </wp:positionH>
            <wp:positionV relativeFrom="paragraph">
              <wp:posOffset>9747</wp:posOffset>
            </wp:positionV>
            <wp:extent cx="3597910" cy="2517775"/>
            <wp:effectExtent l="0" t="0" r="2540" b="0"/>
            <wp:wrapTight wrapText="bothSides">
              <wp:wrapPolygon edited="0">
                <wp:start x="0" y="0"/>
                <wp:lineTo x="0" y="21409"/>
                <wp:lineTo x="21501" y="21409"/>
                <wp:lineTo x="21501" y="0"/>
                <wp:lineTo x="0" y="0"/>
              </wp:wrapPolygon>
            </wp:wrapTight>
            <wp:docPr id="5" name="Picture 5" descr="C:\Users\pscmgo\OneDrive for Business\PhD\Project\Experiment_Code\experiment_curves\Data cleaning and modelling\Manuscript_Plots\Fig6.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scmgo\OneDrive for Business\PhD\Project\Experiment_Code\experiment_curves\Data cleaning and modelling\Manuscript_Plots\Fig6.tiff"/>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97910" cy="2517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20AB69" w14:textId="73F4984F" w:rsidR="00D61511" w:rsidRDefault="00D61511" w:rsidP="002C4E70">
      <w:pPr>
        <w:spacing w:line="480" w:lineRule="auto"/>
        <w:jc w:val="both"/>
        <w:rPr>
          <w:rFonts w:eastAsiaTheme="minorEastAsia"/>
          <w:color w:val="000000"/>
        </w:rPr>
      </w:pPr>
    </w:p>
    <w:p w14:paraId="2D223692" w14:textId="53120108" w:rsidR="00D61511" w:rsidRDefault="00D61511" w:rsidP="002C4E70">
      <w:pPr>
        <w:spacing w:line="480" w:lineRule="auto"/>
        <w:jc w:val="both"/>
        <w:rPr>
          <w:rFonts w:eastAsiaTheme="minorEastAsia"/>
          <w:color w:val="000000"/>
        </w:rPr>
      </w:pPr>
    </w:p>
    <w:p w14:paraId="47EB1DFD" w14:textId="5ED672EE" w:rsidR="00D61511" w:rsidRDefault="00D61511" w:rsidP="002C4E70">
      <w:pPr>
        <w:spacing w:line="480" w:lineRule="auto"/>
        <w:jc w:val="both"/>
        <w:rPr>
          <w:rFonts w:eastAsiaTheme="minorEastAsia"/>
          <w:color w:val="000000"/>
        </w:rPr>
      </w:pPr>
    </w:p>
    <w:p w14:paraId="75B2A5D6" w14:textId="505EA955" w:rsidR="00D61511" w:rsidRDefault="00D61511" w:rsidP="002C4E70">
      <w:pPr>
        <w:spacing w:line="480" w:lineRule="auto"/>
        <w:jc w:val="both"/>
        <w:rPr>
          <w:rFonts w:eastAsiaTheme="minorEastAsia"/>
          <w:color w:val="000000"/>
        </w:rPr>
      </w:pPr>
    </w:p>
    <w:p w14:paraId="055B43CA" w14:textId="05E71520" w:rsidR="00902434" w:rsidRPr="00305A7E" w:rsidRDefault="00902434" w:rsidP="002C4E70">
      <w:pPr>
        <w:spacing w:line="480" w:lineRule="auto"/>
        <w:jc w:val="both"/>
        <w:rPr>
          <w:rFonts w:eastAsiaTheme="minorEastAsia"/>
          <w:color w:val="000000"/>
        </w:rPr>
      </w:pPr>
    </w:p>
    <w:p w14:paraId="19444D8A" w14:textId="32FF9689" w:rsidR="00902434" w:rsidRPr="002E62A0" w:rsidRDefault="00B253D2" w:rsidP="002C4E70">
      <w:pPr>
        <w:spacing w:line="480" w:lineRule="auto"/>
        <w:jc w:val="both"/>
        <w:rPr>
          <w:i/>
          <w:vanish/>
          <w:specVanish/>
        </w:rPr>
      </w:pPr>
      <w:bookmarkStart w:id="18" w:name="_Toc88648048"/>
      <w:r>
        <w:rPr>
          <w:i/>
        </w:rPr>
        <w:t>Figure 8</w:t>
      </w:r>
      <w:r w:rsidR="002E62A0" w:rsidRPr="002E62A0">
        <w:rPr>
          <w:i/>
        </w:rPr>
        <w:t xml:space="preserve">: </w:t>
      </w:r>
      <w:r w:rsidR="00902434" w:rsidRPr="002E62A0">
        <w:rPr>
          <w:i/>
        </w:rPr>
        <w:t>Bird’s-eye view of the experimental paradigm.</w:t>
      </w:r>
      <w:bookmarkEnd w:id="18"/>
      <w:r w:rsidR="00902434" w:rsidRPr="002E62A0">
        <w:rPr>
          <w:i/>
        </w:rPr>
        <w:t xml:space="preserve"> </w:t>
      </w:r>
    </w:p>
    <w:p w14:paraId="6C5F609A" w14:textId="77777777" w:rsidR="00902434" w:rsidRPr="002E62A0" w:rsidRDefault="00902434" w:rsidP="002C4E70">
      <w:pPr>
        <w:spacing w:line="480" w:lineRule="auto"/>
        <w:jc w:val="both"/>
        <w:rPr>
          <w:i/>
        </w:rPr>
      </w:pPr>
      <w:r w:rsidRPr="002E62A0">
        <w:rPr>
          <w:i/>
        </w:rPr>
        <w:t>The bold curved lines represent the position of the visible road-lines presented within the virtual environment, the vertical dashed line represents the trajectory of the driver, and the black, grey, and white dots highlight the starting position manipulation.</w:t>
      </w:r>
    </w:p>
    <w:p w14:paraId="2209DA00" w14:textId="77777777" w:rsidR="00902434" w:rsidRPr="00F405DA" w:rsidRDefault="00902434" w:rsidP="002C4E70">
      <w:pPr>
        <w:pStyle w:val="Heading3"/>
        <w:spacing w:line="480" w:lineRule="auto"/>
        <w:jc w:val="both"/>
        <w:rPr>
          <w:sz w:val="24"/>
        </w:rPr>
      </w:pPr>
      <w:bookmarkStart w:id="19" w:name="_Toc88648199"/>
      <w:r w:rsidRPr="00F405DA">
        <w:rPr>
          <w:sz w:val="24"/>
        </w:rPr>
        <w:t>Procedure</w:t>
      </w:r>
      <w:bookmarkEnd w:id="19"/>
    </w:p>
    <w:p w14:paraId="6EFCF4C2" w14:textId="77777777" w:rsidR="00902434" w:rsidRPr="00F405DA" w:rsidRDefault="00902434" w:rsidP="00B4527B">
      <w:pPr>
        <w:pStyle w:val="NormalWeb"/>
        <w:spacing w:before="0" w:beforeAutospacing="0" w:after="160" w:afterAutospacing="0" w:line="480" w:lineRule="auto"/>
        <w:ind w:right="474"/>
        <w:jc w:val="both"/>
        <w:rPr>
          <w:rFonts w:ascii="Arial" w:hAnsi="Arial" w:cs="Arial"/>
          <w:color w:val="000000"/>
        </w:rPr>
      </w:pPr>
      <w:r w:rsidRPr="00F405DA">
        <w:rPr>
          <w:rFonts w:ascii="Arial" w:hAnsi="Arial" w:cs="Arial"/>
          <w:color w:val="000000"/>
        </w:rPr>
        <w:t xml:space="preserve">Informed </w:t>
      </w:r>
      <w:r>
        <w:rPr>
          <w:rFonts w:ascii="Arial" w:hAnsi="Arial" w:cs="Arial"/>
          <w:color w:val="000000"/>
        </w:rPr>
        <w:t xml:space="preserve">and written </w:t>
      </w:r>
      <w:r w:rsidRPr="00F405DA">
        <w:rPr>
          <w:rFonts w:ascii="Arial" w:hAnsi="Arial" w:cs="Arial"/>
          <w:color w:val="000000"/>
        </w:rPr>
        <w:t xml:space="preserve">consent was </w:t>
      </w:r>
      <w:proofErr w:type="gramStart"/>
      <w:r w:rsidRPr="00F405DA">
        <w:rPr>
          <w:rFonts w:ascii="Arial" w:hAnsi="Arial" w:cs="Arial"/>
          <w:color w:val="000000"/>
        </w:rPr>
        <w:t>obtained</w:t>
      </w:r>
      <w:proofErr w:type="gramEnd"/>
      <w:r w:rsidRPr="00F405DA">
        <w:rPr>
          <w:rFonts w:ascii="Arial" w:hAnsi="Arial" w:cs="Arial"/>
          <w:color w:val="000000"/>
        </w:rPr>
        <w:t xml:space="preserve"> and standardised procedural instructions were delivered. All procedures were approved by the University of Leeds School of Psychology Research Ethics Committee (Reference code: PSYC-183). </w:t>
      </w:r>
    </w:p>
    <w:p w14:paraId="7946B09B" w14:textId="14CBE659" w:rsidR="00902434" w:rsidRDefault="00902434" w:rsidP="002C4E70">
      <w:pPr>
        <w:pStyle w:val="NormalWeb"/>
        <w:spacing w:before="0" w:beforeAutospacing="0" w:after="160" w:afterAutospacing="0" w:line="480" w:lineRule="auto"/>
        <w:ind w:right="474"/>
        <w:jc w:val="both"/>
        <w:rPr>
          <w:rFonts w:ascii="Arial" w:hAnsi="Arial" w:cs="Arial"/>
          <w:color w:val="000000"/>
        </w:rPr>
      </w:pPr>
      <w:r w:rsidRPr="00F405DA">
        <w:rPr>
          <w:rFonts w:ascii="Arial" w:hAnsi="Arial" w:cs="Arial"/>
        </w:rPr>
        <w:t xml:space="preserve">Participants were placed into the standardised viewing position within the driving simulator and then completed 10 practice trials to familiarise themselves with the vehicle dynamics. </w:t>
      </w:r>
      <w:r>
        <w:rPr>
          <w:rFonts w:ascii="Arial" w:hAnsi="Arial" w:cs="Arial"/>
        </w:rPr>
        <w:t>P</w:t>
      </w:r>
      <w:r w:rsidRPr="00F405DA">
        <w:rPr>
          <w:rFonts w:ascii="Arial" w:hAnsi="Arial" w:cs="Arial"/>
        </w:rPr>
        <w:t xml:space="preserve">articipants </w:t>
      </w:r>
      <w:r w:rsidR="00E535E7">
        <w:rPr>
          <w:rFonts w:ascii="Arial" w:hAnsi="Arial" w:cs="Arial"/>
        </w:rPr>
        <w:t xml:space="preserve">were asked to </w:t>
      </w:r>
      <w:r w:rsidRPr="00F405DA">
        <w:rPr>
          <w:rFonts w:ascii="Arial" w:hAnsi="Arial" w:cs="Arial"/>
        </w:rPr>
        <w:t xml:space="preserve">steer </w:t>
      </w:r>
      <w:r>
        <w:rPr>
          <w:rFonts w:ascii="Arial" w:hAnsi="Arial" w:cs="Arial"/>
        </w:rPr>
        <w:t>the</w:t>
      </w:r>
      <w:r w:rsidRPr="00F405DA">
        <w:rPr>
          <w:rFonts w:ascii="Arial" w:hAnsi="Arial" w:cs="Arial"/>
        </w:rPr>
        <w:t xml:space="preserve"> vehicle to position themselves back onto the curved road-line</w:t>
      </w:r>
      <w:r>
        <w:rPr>
          <w:rFonts w:ascii="Arial" w:hAnsi="Arial" w:cs="Arial"/>
        </w:rPr>
        <w:t xml:space="preserve"> </w:t>
      </w:r>
      <w:r w:rsidR="00E535E7">
        <w:rPr>
          <w:rFonts w:ascii="Arial" w:hAnsi="Arial" w:cs="Arial"/>
        </w:rPr>
        <w:t xml:space="preserve">when </w:t>
      </w:r>
      <w:r>
        <w:rPr>
          <w:rFonts w:ascii="Arial" w:hAnsi="Arial" w:cs="Arial"/>
        </w:rPr>
        <w:t>they felt themselves deviating from it</w:t>
      </w:r>
      <w:r w:rsidRPr="00F405DA">
        <w:rPr>
          <w:rFonts w:ascii="Arial" w:hAnsi="Arial" w:cs="Arial"/>
        </w:rPr>
        <w:t>. At the beginning of each trial a 0.1 s mask was presented to in</w:t>
      </w:r>
      <w:r>
        <w:rPr>
          <w:rFonts w:ascii="Arial" w:hAnsi="Arial" w:cs="Arial"/>
        </w:rPr>
        <w:t xml:space="preserve">dicate the start of the trial. </w:t>
      </w:r>
      <w:r w:rsidRPr="00F405DA">
        <w:rPr>
          <w:rFonts w:ascii="Arial" w:hAnsi="Arial" w:cs="Arial"/>
        </w:rPr>
        <w:t xml:space="preserve">Participants then travelled for 1 </w:t>
      </w:r>
      <w:r>
        <w:rPr>
          <w:rFonts w:ascii="Arial" w:hAnsi="Arial" w:cs="Arial"/>
        </w:rPr>
        <w:t>s</w:t>
      </w:r>
      <w:r w:rsidRPr="00F405DA">
        <w:rPr>
          <w:rFonts w:ascii="Arial" w:hAnsi="Arial" w:cs="Arial"/>
        </w:rPr>
        <w:t xml:space="preserve"> across the textured ground plane.</w:t>
      </w:r>
      <w:r>
        <w:rPr>
          <w:rFonts w:ascii="Arial" w:hAnsi="Arial" w:cs="Arial"/>
        </w:rPr>
        <w:t xml:space="preserve"> </w:t>
      </w:r>
      <w:r w:rsidRPr="00F405DA">
        <w:rPr>
          <w:rFonts w:ascii="Arial" w:hAnsi="Arial" w:cs="Arial"/>
        </w:rPr>
        <w:t>Following this 1 s period, the road-line was pr</w:t>
      </w:r>
      <w:r>
        <w:rPr>
          <w:rFonts w:ascii="Arial" w:hAnsi="Arial" w:cs="Arial"/>
        </w:rPr>
        <w:t>esented for 5 s</w:t>
      </w:r>
      <w:r w:rsidRPr="00F405DA">
        <w:rPr>
          <w:rFonts w:ascii="Arial" w:hAnsi="Arial" w:cs="Arial"/>
        </w:rPr>
        <w:t xml:space="preserve">. Participants were instructed to </w:t>
      </w:r>
      <w:r w:rsidRPr="00F405DA">
        <w:rPr>
          <w:rFonts w:ascii="Arial" w:hAnsi="Arial" w:cs="Arial"/>
          <w:color w:val="000000"/>
        </w:rPr>
        <w:t xml:space="preserve">“make a steering adjustment, as fast and as smoothly as </w:t>
      </w:r>
      <w:r w:rsidRPr="00F405DA">
        <w:rPr>
          <w:rFonts w:ascii="Arial" w:hAnsi="Arial" w:cs="Arial"/>
          <w:color w:val="000000"/>
        </w:rPr>
        <w:lastRenderedPageBreak/>
        <w:t xml:space="preserve">possible, that would bring you back onto the road-line if you feel yourself deviate away from it”. After 5 s, the road-line </w:t>
      </w:r>
      <w:proofErr w:type="gramStart"/>
      <w:r w:rsidRPr="00F405DA">
        <w:rPr>
          <w:rFonts w:ascii="Arial" w:hAnsi="Arial" w:cs="Arial"/>
          <w:color w:val="000000"/>
        </w:rPr>
        <w:t>disappeared</w:t>
      </w:r>
      <w:proofErr w:type="gramEnd"/>
      <w:r w:rsidRPr="00F405DA">
        <w:rPr>
          <w:rFonts w:ascii="Arial" w:hAnsi="Arial" w:cs="Arial"/>
          <w:color w:val="000000"/>
        </w:rPr>
        <w:t xml:space="preserve"> and the particip</w:t>
      </w:r>
      <w:r>
        <w:rPr>
          <w:rFonts w:ascii="Arial" w:hAnsi="Arial" w:cs="Arial"/>
          <w:color w:val="000000"/>
        </w:rPr>
        <w:t>ant travelled for a further 1 s</w:t>
      </w:r>
      <w:r w:rsidRPr="00F405DA">
        <w:rPr>
          <w:rFonts w:ascii="Arial" w:hAnsi="Arial" w:cs="Arial"/>
          <w:color w:val="000000"/>
        </w:rPr>
        <w:t xml:space="preserve"> before the next trial began. The width </w:t>
      </w:r>
      <w:r>
        <w:rPr>
          <w:rFonts w:ascii="Arial" w:hAnsi="Arial" w:cs="Arial"/>
          <w:color w:val="000000"/>
        </w:rPr>
        <w:t>of the road-line was 0.05 m</w:t>
      </w:r>
      <w:r w:rsidRPr="00F405DA">
        <w:rPr>
          <w:rFonts w:ascii="Arial" w:hAnsi="Arial" w:cs="Arial"/>
          <w:color w:val="000000"/>
        </w:rPr>
        <w:t>. Each tri</w:t>
      </w:r>
      <w:r>
        <w:rPr>
          <w:rFonts w:ascii="Arial" w:hAnsi="Arial" w:cs="Arial"/>
          <w:color w:val="000000"/>
        </w:rPr>
        <w:t>al lasted approximately 7 s. Each radius-starting position</w:t>
      </w:r>
      <w:r w:rsidRPr="00F405DA">
        <w:rPr>
          <w:rFonts w:ascii="Arial" w:hAnsi="Arial" w:cs="Arial"/>
          <w:color w:val="000000"/>
        </w:rPr>
        <w:t xml:space="preserve"> condition contained </w:t>
      </w:r>
      <w:r w:rsidR="00166818">
        <w:rPr>
          <w:rFonts w:ascii="Arial" w:hAnsi="Arial" w:cs="Arial"/>
          <w:color w:val="000000"/>
        </w:rPr>
        <w:t>30</w:t>
      </w:r>
      <w:r>
        <w:rPr>
          <w:rFonts w:ascii="Arial" w:hAnsi="Arial" w:cs="Arial"/>
          <w:color w:val="000000"/>
        </w:rPr>
        <w:t xml:space="preserve"> trials, creating a run time</w:t>
      </w:r>
      <w:r w:rsidRPr="00F405DA">
        <w:rPr>
          <w:rFonts w:ascii="Arial" w:hAnsi="Arial" w:cs="Arial"/>
          <w:color w:val="000000"/>
        </w:rPr>
        <w:t xml:space="preserve"> of 17 and half minutes, with the </w:t>
      </w:r>
      <w:r>
        <w:rPr>
          <w:rFonts w:ascii="Arial" w:hAnsi="Arial" w:cs="Arial"/>
          <w:color w:val="000000"/>
        </w:rPr>
        <w:t xml:space="preserve">trials </w:t>
      </w:r>
      <w:r w:rsidRPr="00F405DA">
        <w:rPr>
          <w:rFonts w:ascii="Arial" w:hAnsi="Arial" w:cs="Arial"/>
          <w:color w:val="000000"/>
        </w:rPr>
        <w:t>being split into 6 blocks. Radius and starting position conditions were randomised</w:t>
      </w:r>
      <w:r>
        <w:rPr>
          <w:rFonts w:ascii="Arial" w:hAnsi="Arial" w:cs="Arial"/>
          <w:color w:val="000000"/>
        </w:rPr>
        <w:t xml:space="preserve"> to guard against order effects</w:t>
      </w:r>
      <w:r w:rsidRPr="00F405DA">
        <w:rPr>
          <w:rFonts w:ascii="Arial" w:hAnsi="Arial" w:cs="Arial"/>
          <w:color w:val="000000"/>
        </w:rPr>
        <w:t xml:space="preserve">. </w:t>
      </w:r>
    </w:p>
    <w:p w14:paraId="27F22D83" w14:textId="77777777" w:rsidR="00902434" w:rsidRPr="0037535D" w:rsidRDefault="00902434" w:rsidP="002C4E70">
      <w:pPr>
        <w:pStyle w:val="Heading2"/>
        <w:spacing w:line="480" w:lineRule="auto"/>
        <w:jc w:val="both"/>
        <w:rPr>
          <w:sz w:val="24"/>
        </w:rPr>
      </w:pPr>
      <w:bookmarkStart w:id="20" w:name="_Toc88648200"/>
      <w:r w:rsidRPr="0037535D">
        <w:rPr>
          <w:sz w:val="24"/>
        </w:rPr>
        <w:t>Analysis</w:t>
      </w:r>
      <w:bookmarkEnd w:id="20"/>
    </w:p>
    <w:p w14:paraId="10C8B02B" w14:textId="77777777" w:rsidR="00902434" w:rsidRPr="000530F2" w:rsidRDefault="00902434" w:rsidP="002C4E70">
      <w:pPr>
        <w:pStyle w:val="Heading3"/>
        <w:spacing w:line="480" w:lineRule="auto"/>
        <w:jc w:val="both"/>
        <w:rPr>
          <w:sz w:val="24"/>
        </w:rPr>
      </w:pPr>
      <w:bookmarkStart w:id="21" w:name="_Toc88648201"/>
      <w:r w:rsidRPr="000530F2">
        <w:rPr>
          <w:sz w:val="24"/>
        </w:rPr>
        <w:t>Pre-processing</w:t>
      </w:r>
      <w:bookmarkEnd w:id="21"/>
    </w:p>
    <w:p w14:paraId="1F2ECD43" w14:textId="08E6465A" w:rsidR="00902434" w:rsidRDefault="00A250E6" w:rsidP="002C4E70">
      <w:pPr>
        <w:spacing w:line="480" w:lineRule="auto"/>
        <w:jc w:val="both"/>
      </w:pPr>
      <w:proofErr w:type="gramStart"/>
      <w:r>
        <w:rPr>
          <w:color w:val="000000"/>
        </w:rPr>
        <w:t>In order to</w:t>
      </w:r>
      <w:proofErr w:type="gramEnd"/>
      <w:r>
        <w:rPr>
          <w:color w:val="000000"/>
        </w:rPr>
        <w:t xml:space="preserve"> identify valid steering responses,</w:t>
      </w:r>
      <w:r w:rsidR="00902434" w:rsidRPr="004C26BD">
        <w:rPr>
          <w:color w:val="000000"/>
        </w:rPr>
        <w:t xml:space="preserve"> </w:t>
      </w:r>
      <w:r>
        <w:rPr>
          <w:color w:val="000000"/>
        </w:rPr>
        <w:t>the s</w:t>
      </w:r>
      <w:r w:rsidR="00902434">
        <w:rPr>
          <w:color w:val="000000"/>
        </w:rPr>
        <w:t xml:space="preserve">teering wheel angle was </w:t>
      </w:r>
      <w:r w:rsidR="00E535E7">
        <w:rPr>
          <w:color w:val="000000"/>
        </w:rPr>
        <w:t xml:space="preserve">recorded and </w:t>
      </w:r>
      <w:r w:rsidR="00902434">
        <w:rPr>
          <w:color w:val="000000"/>
        </w:rPr>
        <w:t>differentiated in order to calculate the steering rate signal. A lower threshold (identifying the start of a correction</w:t>
      </w:r>
      <w:r>
        <w:rPr>
          <w:color w:val="000000"/>
        </w:rPr>
        <w:t xml:space="preserve">; </w:t>
      </w:r>
      <w:r w:rsidRPr="00A250E6">
        <w:rPr>
          <w:color w:val="000000"/>
        </w:rPr>
        <w:t>0.04</w:t>
      </w:r>
      <w:r>
        <w:rPr>
          <w:color w:val="000000"/>
        </w:rPr>
        <w:t>°/s</w:t>
      </w:r>
      <w:r w:rsidR="00902434">
        <w:rPr>
          <w:color w:val="000000"/>
        </w:rPr>
        <w:t>) and an upper threshold (ensuring the ensuing correction was of sufficient magnitude</w:t>
      </w:r>
      <w:r>
        <w:rPr>
          <w:color w:val="000000"/>
        </w:rPr>
        <w:t>; 0.07°/s</w:t>
      </w:r>
      <w:r w:rsidR="00902434">
        <w:rPr>
          <w:color w:val="000000"/>
        </w:rPr>
        <w:t xml:space="preserve">) were used on the steering rate signal to identify valid steering responses. Steering responses that did not exceed the upper threshold (thus not being large enough) or exceeded it but in less than 150 </w:t>
      </w:r>
      <w:proofErr w:type="spellStart"/>
      <w:r w:rsidR="00902434">
        <w:rPr>
          <w:color w:val="000000"/>
        </w:rPr>
        <w:t>ms</w:t>
      </w:r>
      <w:proofErr w:type="spellEnd"/>
      <w:r w:rsidR="00902434">
        <w:rPr>
          <w:color w:val="000000"/>
        </w:rPr>
        <w:t xml:space="preserve"> (thus being too fast) </w:t>
      </w:r>
      <w:commentRangeStart w:id="22"/>
      <w:commentRangeStart w:id="23"/>
      <w:commentRangeStart w:id="24"/>
      <w:r w:rsidR="00902434">
        <w:rPr>
          <w:color w:val="000000"/>
        </w:rPr>
        <w:t xml:space="preserve">were excluded. </w:t>
      </w:r>
      <w:commentRangeEnd w:id="22"/>
      <w:r w:rsidR="00E535E7">
        <w:rPr>
          <w:rStyle w:val="CommentReference"/>
        </w:rPr>
        <w:commentReference w:id="22"/>
      </w:r>
      <w:commentRangeEnd w:id="23"/>
      <w:r w:rsidR="005D1536">
        <w:rPr>
          <w:rStyle w:val="CommentReference"/>
        </w:rPr>
        <w:commentReference w:id="23"/>
      </w:r>
      <w:commentRangeEnd w:id="24"/>
      <w:r w:rsidR="002E5771">
        <w:rPr>
          <w:rStyle w:val="CommentReference"/>
        </w:rPr>
        <w:commentReference w:id="24"/>
      </w:r>
      <w:r w:rsidR="00274466">
        <w:t xml:space="preserve">Reaction times were calculated as the time that elapsed between the road-line being presented to when the steering rate surpassed the lower threshold. </w:t>
      </w:r>
      <w:r w:rsidR="00274466">
        <w:rPr>
          <w:bCs/>
          <w:color w:val="000000"/>
        </w:rPr>
        <w:t>From valid responses, t</w:t>
      </w:r>
      <w:r w:rsidR="00274466">
        <w:t xml:space="preserve">he lateral position error (LPE) was identified by calculating the lateral distance from the road-line to the closest point to the driver at steering onset. </w:t>
      </w:r>
    </w:p>
    <w:p w14:paraId="0525B1A8" w14:textId="3AD66E9C" w:rsidR="00D104AF" w:rsidRPr="00D104AF" w:rsidRDefault="00D104AF" w:rsidP="00D104AF">
      <w:pPr>
        <w:spacing w:line="480" w:lineRule="auto"/>
        <w:jc w:val="center"/>
        <w:rPr>
          <w:b/>
          <w:color w:val="000000"/>
        </w:rPr>
      </w:pPr>
      <w:r w:rsidRPr="00D104AF">
        <w:rPr>
          <w:b/>
          <w:color w:val="000000"/>
        </w:rPr>
        <w:t>[INSERT TABLE HERE ON EXCLUDED TRIALS]</w:t>
      </w:r>
    </w:p>
    <w:p w14:paraId="61853457" w14:textId="77777777" w:rsidR="00902434" w:rsidRDefault="00902434" w:rsidP="002C4E70">
      <w:pPr>
        <w:pStyle w:val="Heading3"/>
        <w:spacing w:line="480" w:lineRule="auto"/>
        <w:jc w:val="both"/>
        <w:rPr>
          <w:sz w:val="24"/>
        </w:rPr>
      </w:pPr>
      <w:bookmarkStart w:id="25" w:name="_Toc88648202"/>
      <w:r w:rsidRPr="00883EF0">
        <w:rPr>
          <w:sz w:val="24"/>
        </w:rPr>
        <w:lastRenderedPageBreak/>
        <w:t>Modelling steering response metrics</w:t>
      </w:r>
      <w:bookmarkEnd w:id="25"/>
    </w:p>
    <w:p w14:paraId="72CCCBE3" w14:textId="2AB95E65" w:rsidR="002821A8" w:rsidRDefault="001721F9" w:rsidP="002C4E70">
      <w:pPr>
        <w:spacing w:before="200" w:after="0" w:line="480" w:lineRule="auto"/>
        <w:jc w:val="both"/>
        <w:rPr>
          <w:szCs w:val="24"/>
        </w:rPr>
      </w:pPr>
      <w:r>
        <w:rPr>
          <w:szCs w:val="24"/>
        </w:rPr>
        <w:t>L</w:t>
      </w:r>
      <w:r w:rsidR="008D4548">
        <w:rPr>
          <w:szCs w:val="24"/>
        </w:rPr>
        <w:t xml:space="preserve">eft and right </w:t>
      </w:r>
      <w:r w:rsidR="00902434" w:rsidRPr="00883EF0">
        <w:rPr>
          <w:szCs w:val="24"/>
        </w:rPr>
        <w:t xml:space="preserve">trajectories were mirrored and collapsed into a single </w:t>
      </w:r>
      <w:r w:rsidR="00902434">
        <w:rPr>
          <w:szCs w:val="24"/>
        </w:rPr>
        <w:t>data set</w:t>
      </w:r>
      <w:r w:rsidR="00902434" w:rsidRPr="00883EF0">
        <w:rPr>
          <w:szCs w:val="24"/>
        </w:rPr>
        <w:t xml:space="preserve">. Straight line conditions were removed </w:t>
      </w:r>
      <w:r w:rsidR="00902434">
        <w:rPr>
          <w:szCs w:val="24"/>
        </w:rPr>
        <w:t xml:space="preserve">from further analysis </w:t>
      </w:r>
      <w:r w:rsidR="00902434" w:rsidRPr="00883EF0">
        <w:rPr>
          <w:szCs w:val="24"/>
        </w:rPr>
        <w:t xml:space="preserve">as these were only included </w:t>
      </w:r>
      <w:r w:rsidR="00902434">
        <w:rPr>
          <w:szCs w:val="24"/>
        </w:rPr>
        <w:t>to provide a response context whereby responses were not always required</w:t>
      </w:r>
      <w:r w:rsidR="00902434" w:rsidRPr="00883EF0">
        <w:rPr>
          <w:szCs w:val="24"/>
        </w:rPr>
        <w:t xml:space="preserve">. </w:t>
      </w:r>
      <w:r w:rsidR="00902434">
        <w:rPr>
          <w:szCs w:val="24"/>
        </w:rPr>
        <w:t>Analysis was, therefore, carried out on</w:t>
      </w:r>
      <w:r w:rsidR="00902434" w:rsidRPr="00883EF0">
        <w:rPr>
          <w:szCs w:val="24"/>
        </w:rPr>
        <w:t xml:space="preserve"> 3 radius conditions (1000 m, 1500 m, and 2000 m) and 3 starting position conditions (0 m, 4 m, and 8 m). Models were fitted using the </w:t>
      </w:r>
      <w:proofErr w:type="spellStart"/>
      <w:r w:rsidR="00902434" w:rsidRPr="00883EF0">
        <w:rPr>
          <w:i/>
          <w:szCs w:val="24"/>
        </w:rPr>
        <w:t>lmer</w:t>
      </w:r>
      <w:proofErr w:type="spellEnd"/>
      <w:r w:rsidR="00902434" w:rsidRPr="00883EF0">
        <w:rPr>
          <w:i/>
          <w:szCs w:val="24"/>
        </w:rPr>
        <w:t>()</w:t>
      </w:r>
      <w:r w:rsidR="00902434" w:rsidRPr="00883EF0">
        <w:rPr>
          <w:szCs w:val="24"/>
        </w:rPr>
        <w:t xml:space="preserve"> and </w:t>
      </w:r>
      <w:proofErr w:type="spellStart"/>
      <w:r w:rsidR="00902434" w:rsidRPr="00883EF0">
        <w:rPr>
          <w:i/>
          <w:szCs w:val="24"/>
        </w:rPr>
        <w:t>glmer</w:t>
      </w:r>
      <w:proofErr w:type="spellEnd"/>
      <w:r w:rsidR="00902434" w:rsidRPr="00883EF0">
        <w:rPr>
          <w:i/>
          <w:szCs w:val="24"/>
        </w:rPr>
        <w:t>()</w:t>
      </w:r>
      <w:r w:rsidR="00902434" w:rsidRPr="00883EF0">
        <w:rPr>
          <w:szCs w:val="24"/>
        </w:rPr>
        <w:t xml:space="preserve"> functions from the lme4 </w:t>
      </w:r>
      <w:r w:rsidR="008D4548">
        <w:rPr>
          <w:szCs w:val="24"/>
        </w:rPr>
        <w:fldChar w:fldCharType="begin" w:fldLock="1"/>
      </w:r>
      <w:r w:rsidR="002E3AEA">
        <w:rPr>
          <w:szCs w:val="24"/>
        </w:rPr>
        <w:instrText>ADDIN CSL_CITATION {"citationItems":[{"id":"ITEM-1","itemData":{"abstract":"Part 6: Nonlinear mixed modeling in R 1. Nonlinear mixed models 2. statistical theory, applications and approximations 3. model 4. comparing methods 5. fitting NLMMs","author":[{"dropping-particle":"","family":"Bates","given":"Douglas","non-dropping-particle":"","parse-names":false,"suffix":""}],"container-title":"Statistics","id":"ITEM-1","issued":{"date-parts":[["2011"]]},"page":"1-9","title":"Mixed models in R using the lme4 package Part 6 : Nonlinear mixed models","type":"article-journal"},"uris":["http://www.mendeley.com/documents/?uuid=e4f09b36-a957-3015-8d77-fd2f50762cd7"]}],"mendeley":{"formattedCitation":"(Bates, 2011)","manualFormatting":"(Bates, 2011)","plainTextFormattedCitation":"(Bates, 2011)","previouslyFormattedCitation":"(Bates, 2011)"},"properties":{"noteIndex":0},"schema":"https://github.com/citation-style-language/schema/raw/master/csl-citation.json"}</w:instrText>
      </w:r>
      <w:r w:rsidR="008D4548">
        <w:rPr>
          <w:szCs w:val="24"/>
        </w:rPr>
        <w:fldChar w:fldCharType="separate"/>
      </w:r>
      <w:r w:rsidR="008D4548">
        <w:rPr>
          <w:noProof/>
          <w:szCs w:val="24"/>
        </w:rPr>
        <w:t>(</w:t>
      </w:r>
      <w:r w:rsidR="008D4548" w:rsidRPr="008D4548">
        <w:rPr>
          <w:noProof/>
          <w:szCs w:val="24"/>
        </w:rPr>
        <w:t>Bates, 2011)</w:t>
      </w:r>
      <w:r w:rsidR="008D4548">
        <w:rPr>
          <w:szCs w:val="24"/>
        </w:rPr>
        <w:fldChar w:fldCharType="end"/>
      </w:r>
      <w:r w:rsidR="008D4548">
        <w:rPr>
          <w:szCs w:val="24"/>
        </w:rPr>
        <w:t xml:space="preserve"> </w:t>
      </w:r>
      <w:r w:rsidR="00902434" w:rsidRPr="00883EF0">
        <w:rPr>
          <w:szCs w:val="24"/>
        </w:rPr>
        <w:t xml:space="preserve">and </w:t>
      </w:r>
      <w:proofErr w:type="spellStart"/>
      <w:r w:rsidR="00902434" w:rsidRPr="00883EF0">
        <w:rPr>
          <w:i/>
          <w:szCs w:val="24"/>
        </w:rPr>
        <w:t>lmerTest</w:t>
      </w:r>
      <w:proofErr w:type="spellEnd"/>
      <w:r w:rsidR="00902434" w:rsidRPr="00883EF0">
        <w:rPr>
          <w:szCs w:val="24"/>
        </w:rPr>
        <w:t xml:space="preserve"> </w:t>
      </w:r>
      <w:r w:rsidR="00902434" w:rsidRPr="00883EF0">
        <w:rPr>
          <w:szCs w:val="24"/>
        </w:rPr>
        <w:fldChar w:fldCharType="begin" w:fldLock="1"/>
      </w:r>
      <w:r w:rsidR="00902434" w:rsidRPr="00883EF0">
        <w:rPr>
          <w:szCs w:val="24"/>
        </w:rPr>
        <w:instrText>ADDIN CSL_CITATION {"citationItems":[{"id":"ITEM-1","itemData":{"DOI":"10.3758/s13428-016-0809-y","ISSN":"15543528","PMID":"27620283","abstract":"Mixed-effects models are being used ever more frequently in the analysis of experimental data. However, in the lme4 package in R the standards for evaluating significance of fixed effects in these models (i.e., obtaining p-values) are somewhat vague. There are good reasons for this, but as researchers who are using these models are required in many cases to report p-values, some method for evaluating the significance of the model output is needed. This paper reports the results of simulations showing that the two most common methods for evaluating significance, using likelihood ratio tests and applying the z distribution to the Wald t values from the model output (t-as-z), are somewhat anti-conservative, especially for smaller sample sizes. Other methods for evaluating significance, including parametric bootstrapping and the Kenward-Roger and Satterthwaite approximations for degrees of freedom, were also evaluated. The results of these simulations suggest that Type 1 error rates are closest to.05 when models are fitted using REML and p-values are derived using the Kenward-Roger or Satterthwaite approximations, as these approximations both produced acceptable Type 1 error rates even for smaller samples.","author":[{"dropping-particle":"","family":"Luke","given":"Steven G.","non-dropping-particle":"","parse-names":false,"suffix":""}],"container-title":"Behavior Research Methods","id":"ITEM-1","issue":"4","issued":{"date-parts":[["2017","8","1"]]},"page":"1494-1502","publisher":"Springer New York LLC","title":"Evaluating significance in linear mixed-effects models in R","type":"article-journal","volume":"49"},"uris":["http://www.mendeley.com/documents/?uuid=484c6153-fae5-3980-8161-0b14a9d31aee"]}],"mendeley":{"formattedCitation":"(Luke, 2017)","plainTextFormattedCitation":"(Luke, 2017)","previouslyFormattedCitation":"(Luke, 2017)"},"properties":{"noteIndex":0},"schema":"https://github.com/citation-style-language/schema/raw/master/csl-citation.json"}</w:instrText>
      </w:r>
      <w:r w:rsidR="00902434" w:rsidRPr="00883EF0">
        <w:rPr>
          <w:szCs w:val="24"/>
        </w:rPr>
        <w:fldChar w:fldCharType="separate"/>
      </w:r>
      <w:r w:rsidR="00902434" w:rsidRPr="00883EF0">
        <w:rPr>
          <w:noProof/>
          <w:szCs w:val="24"/>
        </w:rPr>
        <w:t>(Luke, 2017)</w:t>
      </w:r>
      <w:r w:rsidR="00902434" w:rsidRPr="00883EF0">
        <w:rPr>
          <w:szCs w:val="24"/>
        </w:rPr>
        <w:fldChar w:fldCharType="end"/>
      </w:r>
      <w:r w:rsidR="00902434" w:rsidRPr="00883EF0">
        <w:rPr>
          <w:szCs w:val="24"/>
        </w:rPr>
        <w:t xml:space="preserve"> </w:t>
      </w:r>
      <w:r w:rsidR="008D4548" w:rsidRPr="00883EF0">
        <w:rPr>
          <w:szCs w:val="24"/>
        </w:rPr>
        <w:t xml:space="preserve">packages </w:t>
      </w:r>
      <w:r w:rsidR="00B34EC3">
        <w:rPr>
          <w:szCs w:val="24"/>
        </w:rPr>
        <w:t xml:space="preserve">in </w:t>
      </w:r>
      <w:r w:rsidR="00902434" w:rsidRPr="00883EF0">
        <w:rPr>
          <w:szCs w:val="24"/>
        </w:rPr>
        <w:t>R</w:t>
      </w:r>
      <w:r w:rsidR="00B34EC3">
        <w:rPr>
          <w:szCs w:val="24"/>
        </w:rPr>
        <w:t xml:space="preserve">. </w:t>
      </w:r>
      <w:r w:rsidR="002821A8">
        <w:t xml:space="preserve">In order to maintain model convergence, the </w:t>
      </w:r>
      <w:proofErr w:type="spellStart"/>
      <w:r w:rsidR="002821A8">
        <w:t>nAGQ</w:t>
      </w:r>
      <w:proofErr w:type="spellEnd"/>
      <w:r w:rsidR="002821A8">
        <w:t xml:space="preserve"> argument within the </w:t>
      </w:r>
      <w:proofErr w:type="spellStart"/>
      <w:r w:rsidR="002821A8" w:rsidRPr="002821A8">
        <w:rPr>
          <w:i/>
        </w:rPr>
        <w:t>glmer</w:t>
      </w:r>
      <w:proofErr w:type="spellEnd"/>
      <w:r w:rsidR="002821A8" w:rsidRPr="002821A8">
        <w:rPr>
          <w:i/>
        </w:rPr>
        <w:t>()</w:t>
      </w:r>
      <w:r w:rsidR="002821A8">
        <w:t xml:space="preserve"> function was set to 0 </w:t>
      </w:r>
      <w:r w:rsidR="002821A8">
        <w:fldChar w:fldCharType="begin" w:fldLock="1"/>
      </w:r>
      <w:r w:rsidR="002E3AEA">
        <w:instrText>ADDIN CSL_CITATION {"citationItems":[{"id":"ITEM-1","itemData":{"abstract":"The present study aims at uncovering the impact of dynamic details of intonational rises sharing the same tonal description but differing in the actual shape of the F0 contour. Two French rising final contours, both labelled as LH*H% in AM, are used to mark continuations or yes/no questions. The hypothesis tested here is that a perceptual difference between the two contours would stem from the particular dynamic characteristics of the rise, notably from the shape of the interpolation between the L and the H tonal targets, which has been noticed to be different between the two (convex vs. concave). We hence created resynthesized speech stimuli, in which tonal target alignment, scaling and segmental duration were rendered ambiguous, while rise shape was modified from concave to convex in two base stimuli. Results of a two-alternative forced choice test suggest that dynamic properties of the pitch rise can alone affect contour identification.","author":[{"dropping-particle":"","family":"Dorokhova","given":"Lydia","non-dropping-particle":"","parse-names":false,"suffix":""},{"dropping-particle":"","family":"Imperio","given":"Mariapaola D","non-dropping-particle":"","parse-names":false,"suffix":""}],"container-title":"hal.archives-ouvertes.fr","id":"ITEM-1","issue":"1","issued":{"date-parts":[["2020"]]},"page":"691-695","title":"Rise Dynamics Determines Tune Perception in French : the Case of Questions and Continuations","type":"article-journal"},"uris":["http://www.mendeley.com/documents/?uuid=9e41eba1-fbf5-3955-b7c4-4554ceadd31c"]}],"mendeley":{"formattedCitation":"(Dorokhova &amp; Imperio, 2020)","plainTextFormattedCitation":"(Dorokhova &amp; Imperio, 2020)","previouslyFormattedCitation":"(Dorokhova &amp; Imperio, 2020)"},"properties":{"noteIndex":0},"schema":"https://github.com/citation-style-language/schema/raw/master/csl-citation.json"}</w:instrText>
      </w:r>
      <w:r w:rsidR="002821A8">
        <w:fldChar w:fldCharType="separate"/>
      </w:r>
      <w:r w:rsidR="002821A8" w:rsidRPr="002821A8">
        <w:rPr>
          <w:noProof/>
        </w:rPr>
        <w:t>(Dorokhova &amp; Imperio, 2020)</w:t>
      </w:r>
      <w:r w:rsidR="002821A8">
        <w:fldChar w:fldCharType="end"/>
      </w:r>
      <w:r w:rsidR="002821A8">
        <w:t>.</w:t>
      </w:r>
      <w:r w:rsidR="002821A8" w:rsidRPr="00883EF0">
        <w:rPr>
          <w:szCs w:val="24"/>
        </w:rPr>
        <w:t xml:space="preserve"> </w:t>
      </w:r>
    </w:p>
    <w:p w14:paraId="5FB71B7C" w14:textId="3EA8A11D" w:rsidR="008D4548" w:rsidRDefault="002821A8" w:rsidP="002C4E70">
      <w:pPr>
        <w:spacing w:before="200" w:after="0" w:line="480" w:lineRule="auto"/>
        <w:jc w:val="both"/>
        <w:rPr>
          <w:szCs w:val="24"/>
          <w:shd w:val="clear" w:color="auto" w:fill="FFFFFF"/>
        </w:rPr>
      </w:pPr>
      <w:r>
        <w:rPr>
          <w:szCs w:val="24"/>
        </w:rPr>
        <w:t>T</w:t>
      </w:r>
      <w:r w:rsidR="00902434" w:rsidRPr="00883EF0">
        <w:rPr>
          <w:szCs w:val="24"/>
        </w:rPr>
        <w:t xml:space="preserve">he population mean </w:t>
      </w:r>
      <w:r w:rsidR="00902434" w:rsidRPr="00883EF0">
        <w:rPr>
          <w:rFonts w:eastAsiaTheme="minorEastAsia"/>
          <w:szCs w:val="24"/>
        </w:rPr>
        <w:t>(</w:t>
      </w:r>
      <m:oMath>
        <m:r>
          <w:rPr>
            <w:rFonts w:ascii="Cambria Math" w:hAnsi="Cambria Math"/>
            <w:szCs w:val="24"/>
          </w:rPr>
          <m:t>μ</m:t>
        </m:r>
      </m:oMath>
      <w:r w:rsidR="00902434" w:rsidRPr="00883EF0">
        <w:rPr>
          <w:rFonts w:eastAsiaTheme="minorEastAsia"/>
          <w:szCs w:val="24"/>
        </w:rPr>
        <w:t xml:space="preserve">) </w:t>
      </w:r>
      <w:r>
        <w:rPr>
          <w:rFonts w:eastAsiaTheme="minorEastAsia"/>
          <w:szCs w:val="24"/>
        </w:rPr>
        <w:t xml:space="preserve">of each steering metric </w:t>
      </w:r>
      <w:r w:rsidR="00902434" w:rsidRPr="00883EF0">
        <w:rPr>
          <w:rFonts w:eastAsiaTheme="minorEastAsia"/>
          <w:szCs w:val="24"/>
        </w:rPr>
        <w:t xml:space="preserve">was modelled </w:t>
      </w:r>
      <w:r w:rsidR="00902434">
        <w:rPr>
          <w:rFonts w:eastAsiaTheme="minorEastAsia"/>
          <w:szCs w:val="24"/>
        </w:rPr>
        <w:t>using</w:t>
      </w:r>
      <w:r w:rsidR="00902434" w:rsidRPr="00883EF0">
        <w:rPr>
          <w:rFonts w:eastAsiaTheme="minorEastAsia"/>
          <w:szCs w:val="24"/>
        </w:rPr>
        <w:t xml:space="preserve"> a linear model consisting of an intercept (</w:t>
      </w:r>
      <m:oMath>
        <m:sSub>
          <m:sSubPr>
            <m:ctrlPr>
              <w:rPr>
                <w:rFonts w:ascii="Cambria Math" w:hAnsi="Cambria Math"/>
                <w:i/>
                <w:szCs w:val="24"/>
              </w:rPr>
            </m:ctrlPr>
          </m:sSubPr>
          <m:e>
            <m:r>
              <w:rPr>
                <w:rFonts w:ascii="Cambria Math" w:hAnsi="Cambria Math"/>
                <w:szCs w:val="24"/>
              </w:rPr>
              <m:t>β</m:t>
            </m:r>
          </m:e>
          <m:sub>
            <m:r>
              <w:rPr>
                <w:rFonts w:ascii="Cambria Math" w:hAnsi="Cambria Math"/>
                <w:szCs w:val="24"/>
              </w:rPr>
              <m:t>0</m:t>
            </m:r>
          </m:sub>
        </m:sSub>
      </m:oMath>
      <w:r w:rsidR="00902434" w:rsidRPr="00883EF0">
        <w:rPr>
          <w:rFonts w:eastAsiaTheme="minorEastAsia"/>
          <w:szCs w:val="24"/>
        </w:rPr>
        <w:t>), a coefficient representing radius (</w:t>
      </w:r>
      <m:oMath>
        <m:sSub>
          <m:sSubPr>
            <m:ctrlPr>
              <w:rPr>
                <w:rFonts w:ascii="Cambria Math" w:hAnsi="Cambria Math"/>
                <w:i/>
                <w:szCs w:val="24"/>
              </w:rPr>
            </m:ctrlPr>
          </m:sSubPr>
          <m:e>
            <m:r>
              <w:rPr>
                <w:rFonts w:ascii="Cambria Math" w:hAnsi="Cambria Math"/>
                <w:szCs w:val="24"/>
              </w:rPr>
              <m:t>β</m:t>
            </m:r>
          </m:e>
          <m:sub>
            <m:r>
              <w:rPr>
                <w:rFonts w:ascii="Cambria Math" w:hAnsi="Cambria Math"/>
                <w:szCs w:val="24"/>
              </w:rPr>
              <m:t>R</m:t>
            </m:r>
          </m:sub>
        </m:sSub>
      </m:oMath>
      <w:r w:rsidR="00902434" w:rsidRPr="00883EF0">
        <w:rPr>
          <w:rFonts w:eastAsiaTheme="minorEastAsia"/>
          <w:szCs w:val="24"/>
        </w:rPr>
        <w:t>), a coefficient representing starting position (</w:t>
      </w:r>
      <m:oMath>
        <m:sSub>
          <m:sSubPr>
            <m:ctrlPr>
              <w:rPr>
                <w:rFonts w:ascii="Cambria Math" w:hAnsi="Cambria Math"/>
                <w:i/>
                <w:szCs w:val="24"/>
              </w:rPr>
            </m:ctrlPr>
          </m:sSubPr>
          <m:e>
            <m:r>
              <w:rPr>
                <w:rFonts w:ascii="Cambria Math" w:hAnsi="Cambria Math"/>
                <w:szCs w:val="24"/>
              </w:rPr>
              <m:t>β</m:t>
            </m:r>
          </m:e>
          <m:sub>
            <m:r>
              <w:rPr>
                <w:rFonts w:ascii="Cambria Math" w:hAnsi="Cambria Math"/>
                <w:szCs w:val="24"/>
              </w:rPr>
              <m:t>P</m:t>
            </m:r>
          </m:sub>
        </m:sSub>
      </m:oMath>
      <w:r w:rsidR="00902434" w:rsidRPr="00883EF0">
        <w:rPr>
          <w:rFonts w:eastAsiaTheme="minorEastAsia"/>
          <w:szCs w:val="24"/>
        </w:rPr>
        <w:t xml:space="preserve">), </w:t>
      </w:r>
      <w:r w:rsidR="00902434">
        <w:rPr>
          <w:rFonts w:eastAsiaTheme="minorEastAsia"/>
          <w:szCs w:val="24"/>
        </w:rPr>
        <w:t xml:space="preserve">and </w:t>
      </w:r>
      <w:r w:rsidR="00902434" w:rsidRPr="00883EF0">
        <w:rPr>
          <w:rFonts w:eastAsiaTheme="minorEastAsia"/>
          <w:szCs w:val="24"/>
        </w:rPr>
        <w:t xml:space="preserve">a coefficient representing the </w:t>
      </w:r>
      <w:r w:rsidR="00902434">
        <w:rPr>
          <w:rFonts w:eastAsiaTheme="minorEastAsia"/>
          <w:szCs w:val="24"/>
        </w:rPr>
        <w:t>interaction between radius and starting position</w:t>
      </w:r>
      <w:r w:rsidR="00902434" w:rsidRPr="00883EF0">
        <w:rPr>
          <w:rFonts w:eastAsiaTheme="minorEastAsia"/>
          <w:szCs w:val="24"/>
        </w:rPr>
        <w:t xml:space="preserve"> (</w:t>
      </w:r>
      <m:oMath>
        <m:sSub>
          <m:sSubPr>
            <m:ctrlPr>
              <w:rPr>
                <w:rFonts w:ascii="Cambria Math" w:hAnsi="Cambria Math"/>
                <w:i/>
                <w:szCs w:val="24"/>
              </w:rPr>
            </m:ctrlPr>
          </m:sSubPr>
          <m:e>
            <m:r>
              <w:rPr>
                <w:rFonts w:ascii="Cambria Math" w:hAnsi="Cambria Math"/>
                <w:szCs w:val="24"/>
              </w:rPr>
              <m:t>β</m:t>
            </m:r>
          </m:e>
          <m:sub>
            <m:r>
              <w:rPr>
                <w:rFonts w:ascii="Cambria Math" w:hAnsi="Cambria Math"/>
                <w:szCs w:val="24"/>
              </w:rPr>
              <m:t>RP</m:t>
            </m:r>
          </m:sub>
        </m:sSub>
      </m:oMath>
      <w:r w:rsidR="00902434" w:rsidRPr="00883EF0">
        <w:rPr>
          <w:rFonts w:eastAsiaTheme="minorEastAsia"/>
          <w:szCs w:val="24"/>
        </w:rPr>
        <w:t>)</w:t>
      </w:r>
      <w:r w:rsidR="00902434">
        <w:rPr>
          <w:rFonts w:eastAsiaTheme="minorEastAsia"/>
          <w:szCs w:val="24"/>
        </w:rPr>
        <w:t xml:space="preserve">. </w:t>
      </w:r>
      <w:r w:rsidR="00902434" w:rsidRPr="00883EF0">
        <w:rPr>
          <w:rFonts w:eastAsiaTheme="minorEastAsia"/>
          <w:szCs w:val="24"/>
        </w:rPr>
        <w:t xml:space="preserve">It should be noted that the radius and starting position predictors </w:t>
      </w:r>
      <w:r w:rsidR="00902434">
        <w:rPr>
          <w:rFonts w:eastAsiaTheme="minorEastAsia"/>
          <w:szCs w:val="24"/>
        </w:rPr>
        <w:t>were on</w:t>
      </w:r>
      <w:r w:rsidR="00902434" w:rsidRPr="00883EF0">
        <w:rPr>
          <w:rFonts w:eastAsiaTheme="minorEastAsia"/>
          <w:szCs w:val="24"/>
        </w:rPr>
        <w:t xml:space="preserve"> different</w:t>
      </w:r>
      <w:r w:rsidR="00902434">
        <w:rPr>
          <w:rFonts w:eastAsiaTheme="minorEastAsia"/>
          <w:szCs w:val="24"/>
        </w:rPr>
        <w:t xml:space="preserve"> numerical</w:t>
      </w:r>
      <w:r w:rsidR="00902434" w:rsidRPr="00883EF0">
        <w:rPr>
          <w:rFonts w:eastAsiaTheme="minorEastAsia"/>
          <w:szCs w:val="24"/>
        </w:rPr>
        <w:t xml:space="preserve"> scales. Starting position levels </w:t>
      </w:r>
      <w:r w:rsidR="00902434">
        <w:rPr>
          <w:rFonts w:eastAsiaTheme="minorEastAsia"/>
          <w:szCs w:val="24"/>
        </w:rPr>
        <w:t>ranged from 0-8 m whereas radii ranged</w:t>
      </w:r>
      <w:r w:rsidR="00902434" w:rsidRPr="00883EF0">
        <w:rPr>
          <w:rFonts w:eastAsiaTheme="minorEastAsia"/>
          <w:szCs w:val="24"/>
        </w:rPr>
        <w:t xml:space="preserve"> from 1000-2000 m. This situation can cause numerical instability during model fitting which can lead to convergence issues. To solve this problem</w:t>
      </w:r>
      <w:r w:rsidR="00902434">
        <w:rPr>
          <w:rFonts w:eastAsiaTheme="minorEastAsia"/>
          <w:szCs w:val="24"/>
        </w:rPr>
        <w:t xml:space="preserve"> the </w:t>
      </w:r>
      <w:r w:rsidR="00902434" w:rsidRPr="00883EF0">
        <w:rPr>
          <w:rFonts w:eastAsiaTheme="minorEastAsia"/>
          <w:szCs w:val="24"/>
        </w:rPr>
        <w:t xml:space="preserve">predictor variable levels were standardised. The </w:t>
      </w:r>
      <w:proofErr w:type="gramStart"/>
      <w:r w:rsidR="00902434" w:rsidRPr="00883EF0">
        <w:rPr>
          <w:rFonts w:eastAsiaTheme="minorEastAsia"/>
          <w:i/>
          <w:szCs w:val="24"/>
        </w:rPr>
        <w:t>scale(</w:t>
      </w:r>
      <w:proofErr w:type="gramEnd"/>
      <w:r w:rsidR="00902434" w:rsidRPr="00883EF0">
        <w:rPr>
          <w:rFonts w:eastAsiaTheme="minorEastAsia"/>
          <w:i/>
          <w:szCs w:val="24"/>
        </w:rPr>
        <w:t>)</w:t>
      </w:r>
      <w:r w:rsidR="00902434" w:rsidRPr="00883EF0">
        <w:rPr>
          <w:rFonts w:eastAsiaTheme="minorEastAsia"/>
          <w:szCs w:val="24"/>
        </w:rPr>
        <w:t xml:space="preserve"> function </w:t>
      </w:r>
      <w:r w:rsidR="00902434">
        <w:rPr>
          <w:rFonts w:eastAsiaTheme="minorEastAsia"/>
          <w:szCs w:val="24"/>
        </w:rPr>
        <w:t>calculated</w:t>
      </w:r>
      <w:r w:rsidR="00902434" w:rsidRPr="00883EF0">
        <w:rPr>
          <w:rFonts w:eastAsiaTheme="minorEastAsia"/>
          <w:szCs w:val="24"/>
        </w:rPr>
        <w:t xml:space="preserve"> the mean and standard deviation of the predictor l</w:t>
      </w:r>
      <w:r w:rsidR="00902434">
        <w:rPr>
          <w:rFonts w:eastAsiaTheme="minorEastAsia"/>
          <w:szCs w:val="24"/>
        </w:rPr>
        <w:t xml:space="preserve">evels and then subtracted the mean and divided </w:t>
      </w:r>
      <w:r w:rsidR="00902434" w:rsidRPr="00883EF0">
        <w:rPr>
          <w:rFonts w:eastAsiaTheme="minorEastAsia"/>
          <w:szCs w:val="24"/>
        </w:rPr>
        <w:t xml:space="preserve">by the standard deviation for each level. By standardising the predictor variables, linear model coefficients </w:t>
      </w:r>
      <w:r w:rsidR="00902434">
        <w:rPr>
          <w:rFonts w:eastAsiaTheme="minorEastAsia"/>
          <w:szCs w:val="24"/>
        </w:rPr>
        <w:t>were</w:t>
      </w:r>
      <w:r w:rsidR="00902434" w:rsidRPr="00883EF0">
        <w:rPr>
          <w:rFonts w:eastAsiaTheme="minorEastAsia"/>
          <w:szCs w:val="24"/>
        </w:rPr>
        <w:t xml:space="preserve"> interpreted as the </w:t>
      </w:r>
      <w:r w:rsidR="00902434" w:rsidRPr="008D4548">
        <w:rPr>
          <w:rStyle w:val="Strong"/>
          <w:b w:val="0"/>
          <w:szCs w:val="24"/>
          <w:bdr w:val="none" w:sz="0" w:space="0" w:color="auto" w:frame="1"/>
          <w:shd w:val="clear" w:color="auto" w:fill="FFFFFF"/>
        </w:rPr>
        <w:t>change in the mean of the response for a 1 standard deviation increase in the predictor</w:t>
      </w:r>
      <w:r w:rsidR="00902434" w:rsidRPr="00883EF0">
        <w:rPr>
          <w:szCs w:val="24"/>
          <w:shd w:val="clear" w:color="auto" w:fill="FFFFFF"/>
        </w:rPr>
        <w:t xml:space="preserve">. </w:t>
      </w:r>
    </w:p>
    <w:p w14:paraId="19A1C610" w14:textId="24F5D709" w:rsidR="00364504" w:rsidRDefault="008D4548" w:rsidP="002C4E70">
      <w:pPr>
        <w:spacing w:before="200" w:after="0" w:line="480" w:lineRule="auto"/>
        <w:jc w:val="both"/>
        <w:rPr>
          <w:shd w:val="clear" w:color="auto" w:fill="FFFFFF"/>
        </w:rPr>
      </w:pPr>
      <w:r>
        <w:rPr>
          <w:shd w:val="clear" w:color="auto" w:fill="FFFFFF"/>
        </w:rPr>
        <w:t xml:space="preserve">For each </w:t>
      </w:r>
      <w:r w:rsidR="002821A8">
        <w:rPr>
          <w:shd w:val="clear" w:color="auto" w:fill="FFFFFF"/>
        </w:rPr>
        <w:t>steering metric</w:t>
      </w:r>
      <w:r>
        <w:rPr>
          <w:shd w:val="clear" w:color="auto" w:fill="FFFFFF"/>
        </w:rPr>
        <w:t xml:space="preserve">, candidate models were fitted </w:t>
      </w:r>
      <w:r w:rsidR="002821A8">
        <w:rPr>
          <w:shd w:val="clear" w:color="auto" w:fill="FFFFFF"/>
        </w:rPr>
        <w:t xml:space="preserve">with </w:t>
      </w:r>
      <w:r>
        <w:rPr>
          <w:shd w:val="clear" w:color="auto" w:fill="FFFFFF"/>
        </w:rPr>
        <w:t>Gamma, Inverse Gaussian, and Gaussian distributions.</w:t>
      </w:r>
      <w:r w:rsidR="001721F9">
        <w:rPr>
          <w:shd w:val="clear" w:color="auto" w:fill="FFFFFF"/>
        </w:rPr>
        <w:t xml:space="preserve"> This is because these distributions provide good statistical approximations of the positively skewed response distributions </w:t>
      </w:r>
      <w:r w:rsidR="001721F9">
        <w:rPr>
          <w:shd w:val="clear" w:color="auto" w:fill="FFFFFF"/>
        </w:rPr>
        <w:lastRenderedPageBreak/>
        <w:t xml:space="preserve">synonymous with reaction time and steering rate responses </w:t>
      </w:r>
      <w:r w:rsidR="001721F9">
        <w:rPr>
          <w:shd w:val="clear" w:color="auto" w:fill="FFFFFF"/>
        </w:rPr>
        <w:fldChar w:fldCharType="begin" w:fldLock="1"/>
      </w:r>
      <w:r w:rsidR="0000044C">
        <w:rPr>
          <w:shd w:val="clear" w:color="auto" w:fill="FFFFFF"/>
        </w:rPr>
        <w:instrText>ADDIN CSL_CITATION {"citationItems":[{"id":"ITEM-1","itemData":{"DOI":"10.3389/fpsyg.2015.01171","ISSN":"1664-1078","abstract":"Linear mixed-effect models (LMMs) are being increasingly widely used in psychology to analyse multi-level research designs. This feature allows LMMs to address some of the problems identified by Speelman and McGann (2013) about the use of mean data, because they do not average across individual responses. However, recent guidelines for using LMM to analyse skewed reaction time (RT) data collected in many cognitive psychological studies recommend the application of non-linear transformations to satisfy assumptions of normality. Uncritical adoption of this recommendation has important theoretical implications which can yield misleading conclusions. For example, Balota et al. (2013) showed that analyses of raw RT produced additive effects of word frequency and stimulus quality on word identification, which conflicted with the interactive effects observed in analyses of transformed RT. Generalized linear mixed-effect models (GLMM) provide a solution to this problem by satisfying normality assumptions without the need for transformation. This allows differences between individuals to be properly assessed, using the metric most appropriate to the researcher's theoretical context. We outline the major theoretical decisions involved in specifying a GLMM, and illustrate them by reanalysing Balota et al.'s datasets. We then consider the broader benefits of using GLMM to investigate individual differences.","author":[{"dropping-particle":"","family":"Lo","given":"Steson","non-dropping-particle":"","parse-names":false,"suffix":""},{"dropping-particle":"","family":"Andrews","given":"Sally","non-dropping-particle":"","parse-names":false,"suffix":""}],"container-title":"Frontiers in Psychology","id":"ITEM-1","issued":{"date-parts":[["2015","8","7"]]},"title":"To transform or not to transform: using generalized linear mixed models to analyse reaction time data","type":"article-journal","volume":"6"},"uris":["http://www.mendeley.com/documents/?uuid=6599e8b7-cd05-30cf-9cc2-57f5a13f674d"]}],"mendeley":{"formattedCitation":"(Lo &amp; Andrews, 2015)","plainTextFormattedCitation":"(Lo &amp; Andrews, 2015)","previouslyFormattedCitation":"(Lo &amp; Andrews, 2015)"},"properties":{"noteIndex":0},"schema":"https://github.com/citation-style-language/schema/raw/master/csl-citation.json"}</w:instrText>
      </w:r>
      <w:r w:rsidR="001721F9">
        <w:rPr>
          <w:shd w:val="clear" w:color="auto" w:fill="FFFFFF"/>
        </w:rPr>
        <w:fldChar w:fldCharType="separate"/>
      </w:r>
      <w:r w:rsidR="001721F9" w:rsidRPr="001721F9">
        <w:rPr>
          <w:noProof/>
          <w:shd w:val="clear" w:color="auto" w:fill="FFFFFF"/>
        </w:rPr>
        <w:t>(Lo &amp; Andrews, 2015)</w:t>
      </w:r>
      <w:r w:rsidR="001721F9">
        <w:rPr>
          <w:shd w:val="clear" w:color="auto" w:fill="FFFFFF"/>
        </w:rPr>
        <w:fldChar w:fldCharType="end"/>
      </w:r>
      <w:r w:rsidR="001721F9">
        <w:rPr>
          <w:shd w:val="clear" w:color="auto" w:fill="FFFFFF"/>
        </w:rPr>
        <w:t>. Therefore</w:t>
      </w:r>
      <w:r w:rsidR="00D104AF">
        <w:rPr>
          <w:shd w:val="clear" w:color="auto" w:fill="FFFFFF"/>
        </w:rPr>
        <w:t>,</w:t>
      </w:r>
      <w:r w:rsidR="001721F9">
        <w:rPr>
          <w:shd w:val="clear" w:color="auto" w:fill="FFFFFF"/>
        </w:rPr>
        <w:t xml:space="preserve"> an improved estimation of the mean of the response could be generated. </w:t>
      </w:r>
      <w:r>
        <w:rPr>
          <w:shd w:val="clear" w:color="auto" w:fill="FFFFFF"/>
        </w:rPr>
        <w:t xml:space="preserve">The most parsimonious models </w:t>
      </w:r>
      <w:r w:rsidR="002E3AEA">
        <w:rPr>
          <w:shd w:val="clear" w:color="auto" w:fill="FFFFFF"/>
        </w:rPr>
        <w:t>for each metric were</w:t>
      </w:r>
      <w:r>
        <w:rPr>
          <w:shd w:val="clear" w:color="auto" w:fill="FFFFFF"/>
        </w:rPr>
        <w:t xml:space="preserve"> selected by comparing AIC values</w:t>
      </w:r>
      <w:r w:rsidR="002E3AEA">
        <w:rPr>
          <w:shd w:val="clear" w:color="auto" w:fill="FFFFFF"/>
        </w:rPr>
        <w:t>.</w:t>
      </w:r>
      <w:r w:rsidR="00A13963">
        <w:rPr>
          <w:shd w:val="clear" w:color="auto" w:fill="FFFFFF"/>
        </w:rPr>
        <w:t xml:space="preserve"> </w:t>
      </w:r>
      <w:r w:rsidR="00364504">
        <w:rPr>
          <w:shd w:val="clear" w:color="auto" w:fill="FFFFFF"/>
        </w:rPr>
        <w:t xml:space="preserve">When the maximal random </w:t>
      </w:r>
      <w:proofErr w:type="gramStart"/>
      <w:r w:rsidR="00364504">
        <w:rPr>
          <w:shd w:val="clear" w:color="auto" w:fill="FFFFFF"/>
        </w:rPr>
        <w:t>effects</w:t>
      </w:r>
      <w:proofErr w:type="gramEnd"/>
      <w:r w:rsidR="00364504">
        <w:rPr>
          <w:shd w:val="clear" w:color="auto" w:fill="FFFFFF"/>
        </w:rPr>
        <w:t xml:space="preserve"> structure would not converge or produced singularity estimates, </w:t>
      </w:r>
      <w:r w:rsidR="00D104AF">
        <w:rPr>
          <w:shd w:val="clear" w:color="auto" w:fill="FFFFFF"/>
        </w:rPr>
        <w:t>simplification of the random effects structure was conducted.</w:t>
      </w:r>
      <w:r w:rsidR="00D104AF" w:rsidRPr="00D104AF">
        <w:t xml:space="preserve"> </w:t>
      </w:r>
      <w:r w:rsidR="00D104AF">
        <w:t xml:space="preserve">Considering the main hypotheses within this manuscript relate to fixed effects rather than the random effects, Bates et al (2015) suggests it is reasonable to remove random effect components if they are not supported by the data. It is recommended that a maximal model should be fitted first before reducing the complexity to a level where convergence and parameter estimates are stable (Barr et al., 2013; Bates et al., 2015; </w:t>
      </w:r>
      <w:proofErr w:type="spellStart"/>
      <w:r w:rsidR="00D104AF">
        <w:t>Singmann</w:t>
      </w:r>
      <w:proofErr w:type="spellEnd"/>
      <w:r w:rsidR="00D104AF">
        <w:t xml:space="preserve"> &amp; Kellen, 2019)</w:t>
      </w:r>
      <w:r w:rsidR="00D104AF">
        <w:rPr>
          <w:shd w:val="clear" w:color="auto" w:fill="FFFFFF"/>
        </w:rPr>
        <w:t xml:space="preserve">. </w:t>
      </w:r>
      <w:r w:rsidR="00D104AF">
        <w:t>It has been suggested that correlations among the random slopes should be removed first as these contribute the largest number of random effects within the model when specifying two or more factors (</w:t>
      </w:r>
      <w:proofErr w:type="spellStart"/>
      <w:r w:rsidR="00D104AF">
        <w:t>Singmann</w:t>
      </w:r>
      <w:proofErr w:type="spellEnd"/>
      <w:r w:rsidR="00D104AF">
        <w:t xml:space="preserve"> &amp; Kellen, 2019)</w:t>
      </w:r>
      <w:r w:rsidR="00D104AF">
        <w:rPr>
          <w:shd w:val="clear" w:color="auto" w:fill="FFFFFF"/>
        </w:rPr>
        <w:t xml:space="preserve">. </w:t>
      </w:r>
      <w:r w:rsidR="00CB43F2" w:rsidRPr="008F365C">
        <w:rPr>
          <w:highlight w:val="yellow"/>
          <w:shd w:val="clear" w:color="auto" w:fill="FFFFFF"/>
        </w:rPr>
        <w:t>The distributional model equations</w:t>
      </w:r>
      <w:r w:rsidR="001C4074">
        <w:rPr>
          <w:highlight w:val="yellow"/>
          <w:shd w:val="clear" w:color="auto" w:fill="FFFFFF"/>
        </w:rPr>
        <w:t xml:space="preserve"> and AIC values</w:t>
      </w:r>
      <w:r w:rsidR="00CB43F2" w:rsidRPr="008F365C">
        <w:rPr>
          <w:highlight w:val="yellow"/>
          <w:shd w:val="clear" w:color="auto" w:fill="FFFFFF"/>
        </w:rPr>
        <w:t xml:space="preserve"> for each metric are provided in the supplemental material</w:t>
      </w:r>
      <w:r w:rsidR="00CB43F2">
        <w:rPr>
          <w:shd w:val="clear" w:color="auto" w:fill="FFFFFF"/>
        </w:rPr>
        <w:t>.</w:t>
      </w:r>
      <w:r w:rsidR="00364504">
        <w:rPr>
          <w:shd w:val="clear" w:color="auto" w:fill="FFFFFF"/>
        </w:rPr>
        <w:t xml:space="preserve"> </w:t>
      </w:r>
    </w:p>
    <w:p w14:paraId="2FC3B46F" w14:textId="77777777" w:rsidR="00902434" w:rsidRDefault="00902434" w:rsidP="002C4E70">
      <w:pPr>
        <w:pStyle w:val="Heading2"/>
        <w:spacing w:line="480" w:lineRule="auto"/>
        <w:jc w:val="both"/>
        <w:rPr>
          <w:sz w:val="24"/>
        </w:rPr>
      </w:pPr>
      <w:bookmarkStart w:id="26" w:name="_Toc88648206"/>
      <w:r w:rsidRPr="00022E26">
        <w:rPr>
          <w:sz w:val="24"/>
        </w:rPr>
        <w:t>Results</w:t>
      </w:r>
      <w:bookmarkEnd w:id="26"/>
    </w:p>
    <w:p w14:paraId="1D19A44E" w14:textId="501E2811" w:rsidR="00902434" w:rsidRDefault="00902434" w:rsidP="002C4E70">
      <w:pPr>
        <w:spacing w:line="480" w:lineRule="auto"/>
        <w:jc w:val="both"/>
      </w:pPr>
      <w:r>
        <w:t xml:space="preserve">A bird’s-eye view of the average trajectories </w:t>
      </w:r>
      <w:proofErr w:type="gramStart"/>
      <w:r>
        <w:t>were</w:t>
      </w:r>
      <w:proofErr w:type="gramEnd"/>
      <w:r>
        <w:t xml:space="preserve"> inspected to reveal how participants performed across con</w:t>
      </w:r>
      <w:r w:rsidR="00644F35">
        <w:t>diti</w:t>
      </w:r>
      <w:r w:rsidR="00B253D2">
        <w:t>ons on average (see Figure 9</w:t>
      </w:r>
      <w:r w:rsidR="00D300BA">
        <w:t xml:space="preserve">). </w:t>
      </w:r>
      <w:r>
        <w:t xml:space="preserve">The solid points denote the average position when participants first initiated </w:t>
      </w:r>
      <w:proofErr w:type="gramStart"/>
      <w:r>
        <w:t>steering</w:t>
      </w:r>
      <w:proofErr w:type="gramEnd"/>
      <w:r>
        <w:t xml:space="preserve"> and the </w:t>
      </w:r>
      <w:r w:rsidR="008240E1">
        <w:t xml:space="preserve">thick </w:t>
      </w:r>
      <w:r>
        <w:t xml:space="preserve">solid black curved line represents the road-line that was presented during the trial. </w:t>
      </w:r>
      <w:proofErr w:type="gramStart"/>
      <w:r>
        <w:t>Overall</w:t>
      </w:r>
      <w:proofErr w:type="gramEnd"/>
      <w:r>
        <w:t xml:space="preserve"> it appears that drivers responded at a further lateral distance from the road-line as the curvature increased. However</w:t>
      </w:r>
      <w:r w:rsidR="004E37D8">
        <w:t>,</w:t>
      </w:r>
      <w:r>
        <w:t xml:space="preserve"> because of the starting position manipulation, it is hard to determine from the trajectories whether there are between-level differences in </w:t>
      </w:r>
      <w:r>
        <w:lastRenderedPageBreak/>
        <w:t xml:space="preserve">where drivers responded. </w:t>
      </w:r>
      <w:proofErr w:type="gramStart"/>
      <w:r>
        <w:t>In order to</w:t>
      </w:r>
      <w:proofErr w:type="gramEnd"/>
      <w:r>
        <w:t xml:space="preserve"> examine this further, the parameters from the </w:t>
      </w:r>
      <w:commentRangeStart w:id="27"/>
      <w:r w:rsidR="00083CF3" w:rsidRPr="00FA6F74">
        <w:rPr>
          <w:i/>
          <w:noProof/>
        </w:rPr>
        <w:drawing>
          <wp:anchor distT="0" distB="0" distL="114300" distR="114300" simplePos="0" relativeHeight="251661824" behindDoc="1" locked="0" layoutInCell="1" allowOverlap="1" wp14:anchorId="1DE576A1" wp14:editId="1F03B6F6">
            <wp:simplePos x="0" y="0"/>
            <wp:positionH relativeFrom="margin">
              <wp:align>center</wp:align>
            </wp:positionH>
            <wp:positionV relativeFrom="paragraph">
              <wp:posOffset>702029</wp:posOffset>
            </wp:positionV>
            <wp:extent cx="5401310" cy="3604260"/>
            <wp:effectExtent l="0" t="0" r="8890" b="0"/>
            <wp:wrapTight wrapText="bothSides">
              <wp:wrapPolygon edited="0">
                <wp:start x="0" y="0"/>
                <wp:lineTo x="0" y="21463"/>
                <wp:lineTo x="21559" y="21463"/>
                <wp:lineTo x="21559" y="0"/>
                <wp:lineTo x="0" y="0"/>
              </wp:wrapPolygon>
            </wp:wrapTight>
            <wp:docPr id="10" name="Picture 10" descr="C:\Users\pscmgo\OneDrive for Business\PhD\Project\Experiment_Code\experiment_curves\Data cleaning and modelling\Manuscript_Plots\Fig7.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scmgo\OneDrive for Business\PhD\Project\Experiment_Code\experiment_curves\Data cleaning and modelling\Manuscript_Plots\Fig7.tif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1310" cy="3604260"/>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27"/>
      <w:r>
        <w:t xml:space="preserve">models were investigated. </w:t>
      </w:r>
      <w:bookmarkStart w:id="28" w:name="_Ref83134192"/>
      <w:bookmarkEnd w:id="28"/>
    </w:p>
    <w:p w14:paraId="066156D5" w14:textId="77777777" w:rsidR="00083CF3" w:rsidRPr="00324F85" w:rsidRDefault="00083CF3" w:rsidP="00083CF3">
      <w:pPr>
        <w:spacing w:line="480" w:lineRule="auto"/>
        <w:jc w:val="both"/>
        <w:rPr>
          <w:i/>
          <w:vanish/>
          <w:specVanish/>
        </w:rPr>
      </w:pPr>
      <w:bookmarkStart w:id="29" w:name="_Toc88648052"/>
      <w:r w:rsidRPr="00324F85">
        <w:rPr>
          <w:i/>
        </w:rPr>
        <w:t xml:space="preserve">Figure </w:t>
      </w:r>
      <w:r>
        <w:rPr>
          <w:i/>
        </w:rPr>
        <w:t xml:space="preserve">9: </w:t>
      </w:r>
      <w:r w:rsidRPr="00324F85">
        <w:rPr>
          <w:i/>
        </w:rPr>
        <w:t>Bird’s-eye view of average participant trajectories for each radius and starting position condition.</w:t>
      </w:r>
      <w:bookmarkEnd w:id="29"/>
      <w:r w:rsidRPr="00324F85">
        <w:rPr>
          <w:i/>
        </w:rPr>
        <w:t xml:space="preserve"> </w:t>
      </w:r>
    </w:p>
    <w:p w14:paraId="5F4CEC23" w14:textId="77777777" w:rsidR="00083CF3" w:rsidRPr="00324F85" w:rsidRDefault="00083CF3" w:rsidP="00083CF3">
      <w:pPr>
        <w:spacing w:line="480" w:lineRule="auto"/>
        <w:jc w:val="both"/>
        <w:rPr>
          <w:i/>
        </w:rPr>
      </w:pPr>
      <w:r w:rsidRPr="00324F85">
        <w:rPr>
          <w:i/>
        </w:rPr>
        <w:t xml:space="preserve">The </w:t>
      </w:r>
      <w:r>
        <w:rPr>
          <w:i/>
        </w:rPr>
        <w:t xml:space="preserve">bold </w:t>
      </w:r>
      <w:r w:rsidRPr="00324F85">
        <w:rPr>
          <w:i/>
        </w:rPr>
        <w:t xml:space="preserve">black curved line represents the road-line presented to the driver. The </w:t>
      </w:r>
      <w:r>
        <w:rPr>
          <w:i/>
        </w:rPr>
        <w:t>thin solid/dashed/dotted</w:t>
      </w:r>
      <w:r w:rsidRPr="00324F85">
        <w:rPr>
          <w:i/>
        </w:rPr>
        <w:t xml:space="preserve"> lines represent average trajectories for each condition, and the </w:t>
      </w:r>
      <w:r>
        <w:rPr>
          <w:i/>
        </w:rPr>
        <w:t xml:space="preserve">circles </w:t>
      </w:r>
      <w:r w:rsidRPr="00324F85">
        <w:rPr>
          <w:i/>
        </w:rPr>
        <w:t>denote the average position at which driver</w:t>
      </w:r>
      <w:r>
        <w:rPr>
          <w:i/>
        </w:rPr>
        <w:t>s</w:t>
      </w:r>
      <w:r w:rsidRPr="00324F85">
        <w:rPr>
          <w:i/>
        </w:rPr>
        <w:t xml:space="preserve"> began to steer. The circle</w:t>
      </w:r>
      <w:r>
        <w:rPr>
          <w:i/>
        </w:rPr>
        <w:t xml:space="preserve"> fill shade</w:t>
      </w:r>
      <w:r w:rsidRPr="00324F85">
        <w:rPr>
          <w:i/>
        </w:rPr>
        <w:t xml:space="preserve"> </w:t>
      </w:r>
      <w:proofErr w:type="gramStart"/>
      <w:r w:rsidRPr="00324F85">
        <w:rPr>
          <w:i/>
        </w:rPr>
        <w:t>represent</w:t>
      </w:r>
      <w:proofErr w:type="gramEnd"/>
      <w:r>
        <w:rPr>
          <w:i/>
        </w:rPr>
        <w:t xml:space="preserve"> the</w:t>
      </w:r>
      <w:r w:rsidRPr="00324F85">
        <w:rPr>
          <w:i/>
        </w:rPr>
        <w:t xml:space="preserve"> 0 m (black), 4 m, (white), and 8 m (grey) conditions</w:t>
      </w:r>
      <w:r>
        <w:rPr>
          <w:i/>
        </w:rPr>
        <w:t>.</w:t>
      </w:r>
    </w:p>
    <w:p w14:paraId="16543D6E" w14:textId="568097E9" w:rsidR="00B538FB" w:rsidRDefault="00B538FB" w:rsidP="002C4E70">
      <w:pPr>
        <w:spacing w:line="480" w:lineRule="auto"/>
        <w:jc w:val="both"/>
      </w:pPr>
    </w:p>
    <w:p w14:paraId="54BF08E1" w14:textId="42562404" w:rsidR="00B538FB" w:rsidRDefault="00B538FB" w:rsidP="002C4E70">
      <w:pPr>
        <w:spacing w:line="480" w:lineRule="auto"/>
        <w:jc w:val="both"/>
      </w:pPr>
    </w:p>
    <w:p w14:paraId="7DB077A1" w14:textId="59A5EB1A" w:rsidR="00B538FB" w:rsidRDefault="00B538FB" w:rsidP="002C4E70">
      <w:pPr>
        <w:spacing w:line="480" w:lineRule="auto"/>
        <w:jc w:val="both"/>
      </w:pPr>
    </w:p>
    <w:p w14:paraId="4F93D15E" w14:textId="0183D311" w:rsidR="00B538FB" w:rsidRDefault="00B538FB" w:rsidP="002C4E70">
      <w:pPr>
        <w:spacing w:line="480" w:lineRule="auto"/>
        <w:jc w:val="both"/>
      </w:pPr>
    </w:p>
    <w:p w14:paraId="3536653A" w14:textId="57ECE75D" w:rsidR="00B538FB" w:rsidRDefault="00B538FB" w:rsidP="002C4E70">
      <w:pPr>
        <w:spacing w:line="480" w:lineRule="auto"/>
        <w:jc w:val="both"/>
      </w:pPr>
    </w:p>
    <w:p w14:paraId="45B1067E" w14:textId="3AB365DB" w:rsidR="00B538FB" w:rsidRPr="007C0598" w:rsidRDefault="003621C2" w:rsidP="002C4E70">
      <w:pPr>
        <w:spacing w:line="480" w:lineRule="auto"/>
        <w:jc w:val="both"/>
      </w:pPr>
      <w:r>
        <w:rPr>
          <w:i/>
          <w:noProof/>
        </w:rPr>
        <mc:AlternateContent>
          <mc:Choice Requires="wps">
            <w:drawing>
              <wp:anchor distT="0" distB="0" distL="114300" distR="114300" simplePos="0" relativeHeight="251664896" behindDoc="0" locked="0" layoutInCell="1" allowOverlap="1" wp14:anchorId="2E8350C1" wp14:editId="0B06209F">
                <wp:simplePos x="0" y="0"/>
                <wp:positionH relativeFrom="column">
                  <wp:posOffset>784860</wp:posOffset>
                </wp:positionH>
                <wp:positionV relativeFrom="paragraph">
                  <wp:posOffset>1985314</wp:posOffset>
                </wp:positionV>
                <wp:extent cx="245745" cy="0"/>
                <wp:effectExtent l="0" t="76200" r="20955" b="95250"/>
                <wp:wrapNone/>
                <wp:docPr id="15" name="Straight Connector 15"/>
                <wp:cNvGraphicFramePr/>
                <a:graphic xmlns:a="http://schemas.openxmlformats.org/drawingml/2006/main">
                  <a:graphicData uri="http://schemas.microsoft.com/office/word/2010/wordprocessingShape">
                    <wps:wsp>
                      <wps:cNvCnPr/>
                      <wps:spPr>
                        <a:xfrm>
                          <a:off x="0" y="0"/>
                          <a:ext cx="245745" cy="0"/>
                        </a:xfrm>
                        <a:prstGeom prst="line">
                          <a:avLst/>
                        </a:prstGeom>
                        <a:ln w="12700">
                          <a:solidFill>
                            <a:schemeClr val="bg1">
                              <a:lumMod val="6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07395B5" id="Straight Connector 15" o:spid="_x0000_s1026" style="position:absolute;z-index:25166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1.8pt,156.3pt" to="81.15pt,15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" strokecolor="#a5a5a5 [2092]" strokeweight="1pt">
                <v:stroke endarrow="block" joinstyle="miter"/>
              </v:line>
            </w:pict>
          </mc:Fallback>
        </mc:AlternateContent>
      </w:r>
      <w:r>
        <w:rPr>
          <w:i/>
          <w:noProof/>
        </w:rPr>
        <mc:AlternateContent>
          <mc:Choice Requires="wps">
            <w:drawing>
              <wp:anchor distT="0" distB="0" distL="114300" distR="114300" simplePos="0" relativeHeight="251662848" behindDoc="0" locked="0" layoutInCell="1" allowOverlap="1" wp14:anchorId="1FAB6A40" wp14:editId="2AAF9CCD">
                <wp:simplePos x="0" y="0"/>
                <wp:positionH relativeFrom="column">
                  <wp:posOffset>785164</wp:posOffset>
                </wp:positionH>
                <wp:positionV relativeFrom="paragraph">
                  <wp:posOffset>3013075</wp:posOffset>
                </wp:positionV>
                <wp:extent cx="245745" cy="0"/>
                <wp:effectExtent l="0" t="76200" r="20955" b="95250"/>
                <wp:wrapNone/>
                <wp:docPr id="6" name="Straight Connector 6"/>
                <wp:cNvGraphicFramePr/>
                <a:graphic xmlns:a="http://schemas.openxmlformats.org/drawingml/2006/main">
                  <a:graphicData uri="http://schemas.microsoft.com/office/word/2010/wordprocessingShape">
                    <wps:wsp>
                      <wps:cNvCnPr/>
                      <wps:spPr>
                        <a:xfrm>
                          <a:off x="0" y="0"/>
                          <a:ext cx="245745" cy="0"/>
                        </a:xfrm>
                        <a:prstGeom prst="line">
                          <a:avLst/>
                        </a:prstGeom>
                        <a:ln w="12700">
                          <a:solidFill>
                            <a:schemeClr val="bg1">
                              <a:lumMod val="6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C9A3493" id="Straight Connector 6" o:spid="_x0000_s1026" style="position:absolute;z-index:251662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1.8pt,237.25pt" to="81.15pt,23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" strokecolor="#a5a5a5 [2092]" strokeweight="1pt">
                <v:stroke endarrow="block" joinstyle="miter"/>
              </v:line>
            </w:pict>
          </mc:Fallback>
        </mc:AlternateContent>
      </w:r>
      <w:r>
        <w:rPr>
          <w:i/>
          <w:noProof/>
        </w:rPr>
        <mc:AlternateContent>
          <mc:Choice Requires="wps">
            <w:drawing>
              <wp:anchor distT="0" distB="0" distL="114300" distR="114300" simplePos="0" relativeHeight="251663872" behindDoc="0" locked="0" layoutInCell="1" allowOverlap="1" wp14:anchorId="72D132CB" wp14:editId="241936E5">
                <wp:simplePos x="0" y="0"/>
                <wp:positionH relativeFrom="column">
                  <wp:posOffset>783921</wp:posOffset>
                </wp:positionH>
                <wp:positionV relativeFrom="paragraph">
                  <wp:posOffset>2495550</wp:posOffset>
                </wp:positionV>
                <wp:extent cx="245745" cy="0"/>
                <wp:effectExtent l="0" t="76200" r="20955" b="95250"/>
                <wp:wrapNone/>
                <wp:docPr id="7" name="Straight Connector 7"/>
                <wp:cNvGraphicFramePr/>
                <a:graphic xmlns:a="http://schemas.openxmlformats.org/drawingml/2006/main">
                  <a:graphicData uri="http://schemas.microsoft.com/office/word/2010/wordprocessingShape">
                    <wps:wsp>
                      <wps:cNvCnPr/>
                      <wps:spPr>
                        <a:xfrm>
                          <a:off x="0" y="0"/>
                          <a:ext cx="245745" cy="0"/>
                        </a:xfrm>
                        <a:prstGeom prst="line">
                          <a:avLst/>
                        </a:prstGeom>
                        <a:ln w="12700">
                          <a:solidFill>
                            <a:schemeClr val="bg1">
                              <a:lumMod val="6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FA2C43C" id="Straight Connector 7" o:spid="_x0000_s1026" style="position:absolute;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1.75pt,196.5pt" to="81.1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" strokecolor="#a5a5a5 [2092]" strokeweight="1pt">
                <v:stroke endarrow="block" joinstyle="miter"/>
              </v:line>
            </w:pict>
          </mc:Fallback>
        </mc:AlternateContent>
      </w:r>
      <w:r>
        <w:rPr>
          <w:rStyle w:val="CommentReference"/>
        </w:rPr>
        <w:commentReference w:id="27"/>
      </w:r>
    </w:p>
    <w:p w14:paraId="7C9BBB66" w14:textId="77777777" w:rsidR="00902434" w:rsidRPr="0018686E" w:rsidRDefault="00902434" w:rsidP="002C4E70">
      <w:pPr>
        <w:pStyle w:val="Heading3"/>
        <w:spacing w:line="480" w:lineRule="auto"/>
        <w:jc w:val="both"/>
        <w:rPr>
          <w:sz w:val="24"/>
        </w:rPr>
      </w:pPr>
      <w:bookmarkStart w:id="30" w:name="_Toc88648207"/>
      <w:r w:rsidRPr="0018686E">
        <w:rPr>
          <w:sz w:val="24"/>
        </w:rPr>
        <w:lastRenderedPageBreak/>
        <w:t>Reaction times</w:t>
      </w:r>
      <w:bookmarkEnd w:id="30"/>
    </w:p>
    <w:p w14:paraId="29F88EEA" w14:textId="4C3E2D8F" w:rsidR="00F1199D" w:rsidRDefault="00AA2CFB" w:rsidP="002C4E70">
      <w:pPr>
        <w:spacing w:line="480" w:lineRule="auto"/>
        <w:jc w:val="both"/>
      </w:pPr>
      <w:r>
        <w:t>Table 1</w:t>
      </w:r>
      <w:r w:rsidR="00902434" w:rsidRPr="00F60B0A">
        <w:t xml:space="preserve"> </w:t>
      </w:r>
      <w:r w:rsidR="00902434" w:rsidRPr="00585CF5">
        <w:t>summari</w:t>
      </w:r>
      <w:r w:rsidR="00902434">
        <w:t>s</w:t>
      </w:r>
      <w:r w:rsidR="00902434" w:rsidRPr="00585CF5">
        <w:t>es the fixed effects and standard error</w:t>
      </w:r>
      <w:r w:rsidR="00902434">
        <w:t>s</w:t>
      </w:r>
      <w:r w:rsidR="00902434" w:rsidRPr="00585CF5">
        <w:t xml:space="preserve"> for each predictor in the </w:t>
      </w:r>
      <w:r w:rsidR="00902434">
        <w:t xml:space="preserve">reaction time </w:t>
      </w:r>
      <w:r w:rsidR="00902434" w:rsidRPr="00585CF5">
        <w:t>model. Overall</w:t>
      </w:r>
      <w:r w:rsidR="00161FF6">
        <w:t>,</w:t>
      </w:r>
      <w:r w:rsidR="00902434" w:rsidRPr="00585CF5">
        <w:t xml:space="preserve"> there was a significant main effect of radius, starting position,</w:t>
      </w:r>
      <w:r w:rsidR="00902434">
        <w:t xml:space="preserve"> and a significant interaction. The interaction effect between radius and starting position is demonstrated in </w:t>
      </w:r>
      <w:r w:rsidR="00A13963">
        <w:t xml:space="preserve">Figure </w:t>
      </w:r>
      <w:r w:rsidR="00F1199D">
        <w:t>10C</w:t>
      </w:r>
      <w:r>
        <w:t xml:space="preserve">. </w:t>
      </w:r>
      <w:r w:rsidR="006F393C">
        <w:t xml:space="preserve">The </w:t>
      </w:r>
      <m:oMath>
        <m:sSub>
          <m:sSubPr>
            <m:ctrlPr>
              <w:rPr>
                <w:rFonts w:ascii="Cambria Math" w:hAnsi="Cambria Math"/>
                <w:i/>
                <w:szCs w:val="32"/>
              </w:rPr>
            </m:ctrlPr>
          </m:sSubPr>
          <m:e>
            <m:r>
              <w:rPr>
                <w:rFonts w:ascii="Cambria Math" w:hAnsi="Cambria Math"/>
                <w:szCs w:val="32"/>
              </w:rPr>
              <m:t>β</m:t>
            </m:r>
          </m:e>
          <m:sub>
            <m:r>
              <w:rPr>
                <w:rFonts w:ascii="Cambria Math" w:hAnsi="Cambria Math"/>
                <w:szCs w:val="32"/>
              </w:rPr>
              <m:t>RP</m:t>
            </m:r>
          </m:sub>
        </m:sSub>
      </m:oMath>
      <w:r w:rsidR="006F393C">
        <w:rPr>
          <w:szCs w:val="32"/>
        </w:rPr>
        <w:t xml:space="preserve"> parameter suggests that for a one standard devi</w:t>
      </w:r>
      <w:proofErr w:type="spellStart"/>
      <w:r w:rsidR="00711189">
        <w:rPr>
          <w:szCs w:val="32"/>
        </w:rPr>
        <w:t>ation</w:t>
      </w:r>
      <w:proofErr w:type="spellEnd"/>
      <w:r w:rsidR="00711189">
        <w:rPr>
          <w:szCs w:val="32"/>
        </w:rPr>
        <w:t xml:space="preserve"> increase in radius</w:t>
      </w:r>
      <w:r w:rsidR="006F393C">
        <w:rPr>
          <w:szCs w:val="32"/>
        </w:rPr>
        <w:t>, starting position</w:t>
      </w:r>
      <w:r w:rsidR="00A84B94">
        <w:rPr>
          <w:szCs w:val="32"/>
        </w:rPr>
        <w:t>’</w:t>
      </w:r>
      <w:r w:rsidR="006F393C">
        <w:rPr>
          <w:szCs w:val="32"/>
        </w:rPr>
        <w:t xml:space="preserve">s effect on reaction </w:t>
      </w:r>
      <w:r w:rsidR="00A84B94">
        <w:rPr>
          <w:szCs w:val="32"/>
        </w:rPr>
        <w:t xml:space="preserve">times </w:t>
      </w:r>
      <w:r w:rsidR="006F393C">
        <w:rPr>
          <w:szCs w:val="32"/>
        </w:rPr>
        <w:t>increase</w:t>
      </w:r>
      <w:r w:rsidR="00A84B94">
        <w:rPr>
          <w:szCs w:val="32"/>
        </w:rPr>
        <w:t>s</w:t>
      </w:r>
      <w:r w:rsidR="006F393C">
        <w:rPr>
          <w:szCs w:val="32"/>
        </w:rPr>
        <w:t xml:space="preserve"> by </w:t>
      </w:r>
      <w:r w:rsidR="00F1199D">
        <w:rPr>
          <w:szCs w:val="32"/>
        </w:rPr>
        <w:t xml:space="preserve">0.01 m. </w:t>
      </w:r>
      <w:r w:rsidR="004E37D8">
        <w:rPr>
          <w:szCs w:val="32"/>
        </w:rPr>
        <w:t>T</w:t>
      </w:r>
      <w:r w:rsidR="00810223">
        <w:rPr>
          <w:szCs w:val="32"/>
        </w:rPr>
        <w:t>h</w:t>
      </w:r>
      <w:r w:rsidR="00F1199D">
        <w:rPr>
          <w:szCs w:val="32"/>
        </w:rPr>
        <w:t xml:space="preserve">e interaction </w:t>
      </w:r>
      <w:r w:rsidR="00810223">
        <w:rPr>
          <w:szCs w:val="32"/>
        </w:rPr>
        <w:t>appears to be driven by</w:t>
      </w:r>
      <w:r w:rsidR="004E37D8">
        <w:rPr>
          <w:szCs w:val="32"/>
        </w:rPr>
        <w:t xml:space="preserve"> the 4 m starting position manipulation</w:t>
      </w:r>
      <w:r w:rsidR="00810223">
        <w:rPr>
          <w:szCs w:val="32"/>
        </w:rPr>
        <w:t xml:space="preserve">; reaction times increase by a larger </w:t>
      </w:r>
      <w:r w:rsidR="004E37D8">
        <w:rPr>
          <w:szCs w:val="32"/>
        </w:rPr>
        <w:t>magnitude as radii become larger. This effect is not as prominent for conditions containing the 0 m starting position manipulation</w:t>
      </w:r>
      <w:r w:rsidR="00C56811">
        <w:rPr>
          <w:szCs w:val="32"/>
        </w:rPr>
        <w:t xml:space="preserve"> </w:t>
      </w:r>
      <w:r w:rsidR="00F1199D">
        <w:t>(see Figure 10</w:t>
      </w:r>
      <w:r w:rsidR="005F2434">
        <w:t>C</w:t>
      </w:r>
      <w:r w:rsidR="00AF40F9">
        <w:t>)</w:t>
      </w:r>
      <w:r w:rsidR="00F1199D">
        <w:t>. Under the Accumulator framework, it was expected that the slope of the dependency on radius would increase with decreasing starting positions (see Figure 10C). However</w:t>
      </w:r>
      <w:r w:rsidR="00B373EF">
        <w:t>,</w:t>
      </w:r>
      <w:r w:rsidR="00F1199D">
        <w:t xml:space="preserve"> the data demonstrates this relationship strongly between 8 m and 4 m, but not between 4 m and 0 m. Hence</w:t>
      </w:r>
      <w:r w:rsidR="00B373EF">
        <w:t>,</w:t>
      </w:r>
      <w:r w:rsidR="00F1199D">
        <w:t xml:space="preserve"> the current data could be taken to provide some support for the Accumulator framework. </w:t>
      </w:r>
    </w:p>
    <w:p w14:paraId="310833AB" w14:textId="7BC4D1D7" w:rsidR="00B373EF" w:rsidRDefault="00B373EF" w:rsidP="002C4E70">
      <w:pPr>
        <w:spacing w:line="480" w:lineRule="auto"/>
        <w:jc w:val="both"/>
      </w:pPr>
    </w:p>
    <w:p w14:paraId="48B32E26" w14:textId="718A4153" w:rsidR="00B373EF" w:rsidRDefault="00B373EF" w:rsidP="002C4E70">
      <w:pPr>
        <w:spacing w:line="480" w:lineRule="auto"/>
        <w:jc w:val="both"/>
      </w:pPr>
    </w:p>
    <w:p w14:paraId="5FF904BC" w14:textId="560FE499" w:rsidR="00B373EF" w:rsidRDefault="00B373EF" w:rsidP="002C4E70">
      <w:pPr>
        <w:spacing w:line="480" w:lineRule="auto"/>
        <w:jc w:val="both"/>
      </w:pPr>
    </w:p>
    <w:p w14:paraId="3AC19CD8" w14:textId="7C800324" w:rsidR="00B373EF" w:rsidRDefault="00B373EF" w:rsidP="002C4E70">
      <w:pPr>
        <w:spacing w:line="480" w:lineRule="auto"/>
        <w:jc w:val="both"/>
      </w:pPr>
    </w:p>
    <w:p w14:paraId="56058618" w14:textId="16FE7D78" w:rsidR="00B373EF" w:rsidRDefault="00B373EF" w:rsidP="002C4E70">
      <w:pPr>
        <w:spacing w:line="480" w:lineRule="auto"/>
        <w:jc w:val="both"/>
      </w:pPr>
    </w:p>
    <w:p w14:paraId="3C20342B" w14:textId="62134742" w:rsidR="00B373EF" w:rsidRDefault="00B373EF" w:rsidP="002C4E70">
      <w:pPr>
        <w:spacing w:line="480" w:lineRule="auto"/>
        <w:jc w:val="both"/>
      </w:pPr>
    </w:p>
    <w:p w14:paraId="18A1ACEF" w14:textId="19B5147A" w:rsidR="00B373EF" w:rsidRDefault="00B373EF" w:rsidP="002C4E70">
      <w:pPr>
        <w:spacing w:line="480" w:lineRule="auto"/>
        <w:jc w:val="both"/>
      </w:pPr>
    </w:p>
    <w:p w14:paraId="52DF4677" w14:textId="35FD8F5B" w:rsidR="00B373EF" w:rsidRDefault="00B373EF" w:rsidP="002C4E70">
      <w:pPr>
        <w:spacing w:line="480" w:lineRule="auto"/>
        <w:jc w:val="both"/>
      </w:pPr>
    </w:p>
    <w:p w14:paraId="5B71610F" w14:textId="625BC086" w:rsidR="00B373EF" w:rsidRDefault="00B373EF" w:rsidP="002C4E70">
      <w:pPr>
        <w:spacing w:line="480" w:lineRule="auto"/>
        <w:jc w:val="both"/>
      </w:pPr>
    </w:p>
    <w:p w14:paraId="35D00C49" w14:textId="3DC67116" w:rsidR="00F1199D" w:rsidRDefault="00B373EF" w:rsidP="002C4E70">
      <w:pPr>
        <w:spacing w:line="480" w:lineRule="auto"/>
        <w:jc w:val="both"/>
      </w:pPr>
      <w:r w:rsidRPr="00161FF6">
        <w:rPr>
          <w:b/>
          <w:noProof/>
        </w:rPr>
        <w:lastRenderedPageBreak/>
        <w:drawing>
          <wp:anchor distT="0" distB="0" distL="114300" distR="114300" simplePos="0" relativeHeight="251671040" behindDoc="1" locked="0" layoutInCell="1" allowOverlap="1" wp14:anchorId="34CDB57F" wp14:editId="254A9969">
            <wp:simplePos x="0" y="0"/>
            <wp:positionH relativeFrom="margin">
              <wp:align>center</wp:align>
            </wp:positionH>
            <wp:positionV relativeFrom="paragraph">
              <wp:posOffset>154380</wp:posOffset>
            </wp:positionV>
            <wp:extent cx="5401310" cy="2519680"/>
            <wp:effectExtent l="0" t="0" r="8890" b="0"/>
            <wp:wrapTight wrapText="bothSides">
              <wp:wrapPolygon edited="0">
                <wp:start x="0" y="0"/>
                <wp:lineTo x="0" y="21393"/>
                <wp:lineTo x="21559" y="21393"/>
                <wp:lineTo x="21559" y="0"/>
                <wp:lineTo x="0" y="0"/>
              </wp:wrapPolygon>
            </wp:wrapTight>
            <wp:docPr id="18" name="Picture 18" descr="C:\Users\pscmgo\OneDrive for Business\PhD\Project\Experiment_Code\TvA_analysis_curves\Plots\Fig10.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scmgo\OneDrive for Business\PhD\Project\Experiment_Code\TvA_analysis_curves\Plots\Fig10.tiff"/>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1310" cy="2519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45C554" w14:textId="30370757" w:rsidR="002B0573" w:rsidRDefault="002B0573" w:rsidP="002C4E70">
      <w:pPr>
        <w:spacing w:line="480" w:lineRule="auto"/>
        <w:jc w:val="both"/>
        <w:rPr>
          <w:i/>
        </w:rPr>
      </w:pPr>
      <w:r w:rsidRPr="00B373EF">
        <w:rPr>
          <w:i/>
        </w:rPr>
        <w:t>Figure 10: Accumulator (A) and Threshold (B) framework predictions of the qualitative patterns of reaction times that might be expected based upon experimental simulations. Y axis values have been removed as these predictions are of qualitative response patterns rather than quantitative estimates. C) Mean reaction times across radii and starting position conditions. Note that the y-axis units have been magnified relative to display the relative pattern of responses across each condition. Error bars represent 95% confidence intervals.</w:t>
      </w:r>
    </w:p>
    <w:p w14:paraId="4A21733D" w14:textId="202B92B1" w:rsidR="00B373EF" w:rsidRDefault="00B373EF" w:rsidP="002C4E70">
      <w:pPr>
        <w:spacing w:line="480" w:lineRule="auto"/>
        <w:jc w:val="both"/>
        <w:rPr>
          <w:i/>
        </w:rPr>
      </w:pPr>
    </w:p>
    <w:p w14:paraId="42A74CC5" w14:textId="4105D8A7" w:rsidR="00B373EF" w:rsidRDefault="00B373EF" w:rsidP="002C4E70">
      <w:pPr>
        <w:spacing w:line="480" w:lineRule="auto"/>
        <w:jc w:val="both"/>
        <w:rPr>
          <w:i/>
        </w:rPr>
      </w:pPr>
    </w:p>
    <w:p w14:paraId="18555763" w14:textId="73127A0B" w:rsidR="00B373EF" w:rsidRDefault="00B373EF" w:rsidP="002C4E70">
      <w:pPr>
        <w:spacing w:line="480" w:lineRule="auto"/>
        <w:jc w:val="both"/>
        <w:rPr>
          <w:i/>
        </w:rPr>
      </w:pPr>
    </w:p>
    <w:p w14:paraId="26E0DBCE" w14:textId="03372633" w:rsidR="00B373EF" w:rsidRDefault="00B373EF" w:rsidP="002C4E70">
      <w:pPr>
        <w:spacing w:line="480" w:lineRule="auto"/>
        <w:jc w:val="both"/>
        <w:rPr>
          <w:i/>
        </w:rPr>
      </w:pPr>
    </w:p>
    <w:p w14:paraId="75C12626" w14:textId="4A6A2A02" w:rsidR="00B373EF" w:rsidRDefault="00B373EF" w:rsidP="002C4E70">
      <w:pPr>
        <w:spacing w:line="480" w:lineRule="auto"/>
        <w:jc w:val="both"/>
        <w:rPr>
          <w:i/>
        </w:rPr>
      </w:pPr>
    </w:p>
    <w:p w14:paraId="65DA6019" w14:textId="1690CF2A" w:rsidR="00B373EF" w:rsidRDefault="00B373EF" w:rsidP="002C4E70">
      <w:pPr>
        <w:spacing w:line="480" w:lineRule="auto"/>
        <w:jc w:val="both"/>
        <w:rPr>
          <w:i/>
        </w:rPr>
      </w:pPr>
    </w:p>
    <w:p w14:paraId="4C683F4C" w14:textId="77777777" w:rsidR="00B373EF" w:rsidRPr="00B373EF" w:rsidRDefault="00B373EF" w:rsidP="002C4E70">
      <w:pPr>
        <w:spacing w:line="480" w:lineRule="auto"/>
        <w:jc w:val="both"/>
        <w:rPr>
          <w:i/>
        </w:rPr>
      </w:pPr>
    </w:p>
    <w:p w14:paraId="504A711E" w14:textId="205C2A17" w:rsidR="00902434" w:rsidRDefault="00902434" w:rsidP="002C4E70">
      <w:pPr>
        <w:spacing w:line="480" w:lineRule="auto"/>
        <w:jc w:val="both"/>
        <w:rPr>
          <w:i/>
        </w:rPr>
      </w:pPr>
      <w:bookmarkStart w:id="31" w:name="_Toc88647980"/>
      <w:r w:rsidRPr="003C022B">
        <w:rPr>
          <w:i/>
        </w:rPr>
        <w:lastRenderedPageBreak/>
        <w:t>Table</w:t>
      </w:r>
      <w:r w:rsidR="00AA2CFB">
        <w:rPr>
          <w:i/>
        </w:rPr>
        <w:t xml:space="preserve"> </w:t>
      </w:r>
      <w:r w:rsidR="003C022B" w:rsidRPr="003C022B">
        <w:rPr>
          <w:i/>
        </w:rPr>
        <w:t xml:space="preserve">1: </w:t>
      </w:r>
      <w:r w:rsidRPr="003C022B">
        <w:rPr>
          <w:i/>
        </w:rPr>
        <w:t>Fixed effect parameter estimates and standard errors from reaction time model</w:t>
      </w:r>
      <w:bookmarkEnd w:id="31"/>
      <w:r w:rsidR="005F2434">
        <w:rPr>
          <w:i/>
        </w:rPr>
        <w:t>.</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489"/>
        <w:gridCol w:w="2805"/>
      </w:tblGrid>
      <w:tr w:rsidR="00AA2CFB" w:rsidRPr="00AA2CFB" w14:paraId="01286AB1" w14:textId="77777777" w:rsidTr="00AA2CFB">
        <w:trPr>
          <w:tblCellSpacing w:w="15" w:type="dxa"/>
          <w:jc w:val="center"/>
        </w:trPr>
        <w:tc>
          <w:tcPr>
            <w:tcW w:w="0" w:type="auto"/>
            <w:gridSpan w:val="2"/>
            <w:tcBorders>
              <w:top w:val="nil"/>
              <w:left w:val="nil"/>
              <w:bottom w:val="nil"/>
              <w:right w:val="nil"/>
            </w:tcBorders>
            <w:vAlign w:val="center"/>
            <w:hideMark/>
          </w:tcPr>
          <w:p w14:paraId="21381FCB" w14:textId="77777777" w:rsidR="00AA2CFB" w:rsidRPr="00AA2CFB" w:rsidRDefault="00AA2CFB">
            <w:pPr>
              <w:jc w:val="center"/>
              <w:rPr>
                <w:szCs w:val="24"/>
              </w:rPr>
            </w:pPr>
            <w:r w:rsidRPr="00AA2CFB">
              <w:rPr>
                <w:b/>
                <w:bCs/>
                <w:szCs w:val="24"/>
              </w:rPr>
              <w:t>Fixed effects</w:t>
            </w:r>
          </w:p>
        </w:tc>
      </w:tr>
      <w:tr w:rsidR="00AA2CFB" w:rsidRPr="00AA2CFB" w14:paraId="21A97E47" w14:textId="77777777" w:rsidTr="00AA2CFB">
        <w:trPr>
          <w:tblCellSpacing w:w="15" w:type="dxa"/>
          <w:jc w:val="center"/>
        </w:trPr>
        <w:tc>
          <w:tcPr>
            <w:tcW w:w="0" w:type="auto"/>
            <w:gridSpan w:val="2"/>
            <w:tcBorders>
              <w:bottom w:val="single" w:sz="6" w:space="0" w:color="000000"/>
            </w:tcBorders>
            <w:vAlign w:val="center"/>
            <w:hideMark/>
          </w:tcPr>
          <w:p w14:paraId="0691C7C5" w14:textId="77777777" w:rsidR="00AA2CFB" w:rsidRPr="00AA2CFB" w:rsidRDefault="00AA2CFB" w:rsidP="00AA2CFB">
            <w:pPr>
              <w:spacing w:after="0" w:line="240" w:lineRule="auto"/>
              <w:jc w:val="center"/>
              <w:rPr>
                <w:szCs w:val="24"/>
              </w:rPr>
            </w:pPr>
          </w:p>
        </w:tc>
      </w:tr>
      <w:tr w:rsidR="00AA2CFB" w:rsidRPr="00AA2CFB" w14:paraId="6115D5DC" w14:textId="77777777" w:rsidTr="00AA2CFB">
        <w:trPr>
          <w:tblCellSpacing w:w="15" w:type="dxa"/>
          <w:jc w:val="center"/>
        </w:trPr>
        <w:tc>
          <w:tcPr>
            <w:tcW w:w="0" w:type="auto"/>
            <w:vAlign w:val="center"/>
            <w:hideMark/>
          </w:tcPr>
          <w:p w14:paraId="7E5E211F" w14:textId="77777777" w:rsidR="00AA2CFB" w:rsidRPr="00AA2CFB" w:rsidRDefault="00AA2CFB" w:rsidP="00AA2CFB">
            <w:pPr>
              <w:spacing w:after="0" w:line="240" w:lineRule="auto"/>
              <w:jc w:val="center"/>
              <w:rPr>
                <w:sz w:val="20"/>
              </w:rPr>
            </w:pPr>
          </w:p>
        </w:tc>
        <w:tc>
          <w:tcPr>
            <w:tcW w:w="0" w:type="auto"/>
            <w:vAlign w:val="center"/>
            <w:hideMark/>
          </w:tcPr>
          <w:p w14:paraId="7C298D12" w14:textId="77777777" w:rsidR="00AA2CFB" w:rsidRPr="00AA2CFB" w:rsidRDefault="00AA2CFB" w:rsidP="00AA2CFB">
            <w:pPr>
              <w:spacing w:after="0" w:line="240" w:lineRule="auto"/>
              <w:jc w:val="center"/>
              <w:rPr>
                <w:szCs w:val="24"/>
              </w:rPr>
            </w:pPr>
            <w:r w:rsidRPr="00AA2CFB">
              <w:rPr>
                <w:i/>
                <w:iCs/>
                <w:szCs w:val="24"/>
              </w:rPr>
              <w:t>Dependent variable:</w:t>
            </w:r>
          </w:p>
        </w:tc>
      </w:tr>
      <w:tr w:rsidR="00AA2CFB" w:rsidRPr="00AA2CFB" w14:paraId="3C9C34FF" w14:textId="77777777" w:rsidTr="00AA2CFB">
        <w:trPr>
          <w:tblCellSpacing w:w="15" w:type="dxa"/>
          <w:jc w:val="center"/>
        </w:trPr>
        <w:tc>
          <w:tcPr>
            <w:tcW w:w="0" w:type="auto"/>
            <w:vAlign w:val="center"/>
            <w:hideMark/>
          </w:tcPr>
          <w:p w14:paraId="1DBA4F89" w14:textId="77777777" w:rsidR="00AA2CFB" w:rsidRPr="00AA2CFB" w:rsidRDefault="00AA2CFB" w:rsidP="00AA2CFB">
            <w:pPr>
              <w:spacing w:after="0" w:line="240" w:lineRule="auto"/>
              <w:jc w:val="center"/>
              <w:rPr>
                <w:szCs w:val="24"/>
              </w:rPr>
            </w:pPr>
          </w:p>
        </w:tc>
        <w:tc>
          <w:tcPr>
            <w:tcW w:w="0" w:type="auto"/>
            <w:tcBorders>
              <w:bottom w:val="single" w:sz="6" w:space="0" w:color="000000"/>
            </w:tcBorders>
            <w:vAlign w:val="center"/>
            <w:hideMark/>
          </w:tcPr>
          <w:p w14:paraId="0F8A02DB" w14:textId="77777777" w:rsidR="00AA2CFB" w:rsidRPr="00AA2CFB" w:rsidRDefault="00AA2CFB" w:rsidP="00AA2CFB">
            <w:pPr>
              <w:spacing w:after="0" w:line="240" w:lineRule="auto"/>
              <w:jc w:val="center"/>
              <w:rPr>
                <w:sz w:val="20"/>
              </w:rPr>
            </w:pPr>
          </w:p>
        </w:tc>
      </w:tr>
      <w:tr w:rsidR="00AA2CFB" w:rsidRPr="00AA2CFB" w14:paraId="3CF2839B" w14:textId="77777777" w:rsidTr="00AA2CFB">
        <w:trPr>
          <w:tblCellSpacing w:w="15" w:type="dxa"/>
          <w:jc w:val="center"/>
        </w:trPr>
        <w:tc>
          <w:tcPr>
            <w:tcW w:w="0" w:type="auto"/>
            <w:vAlign w:val="center"/>
            <w:hideMark/>
          </w:tcPr>
          <w:p w14:paraId="4FA9DF45" w14:textId="77777777" w:rsidR="00AA2CFB" w:rsidRPr="00AA2CFB" w:rsidRDefault="00AA2CFB" w:rsidP="00AA2CFB">
            <w:pPr>
              <w:spacing w:after="0" w:line="240" w:lineRule="auto"/>
              <w:jc w:val="center"/>
              <w:rPr>
                <w:sz w:val="20"/>
              </w:rPr>
            </w:pPr>
          </w:p>
        </w:tc>
        <w:tc>
          <w:tcPr>
            <w:tcW w:w="0" w:type="auto"/>
            <w:vAlign w:val="center"/>
            <w:hideMark/>
          </w:tcPr>
          <w:p w14:paraId="42E74297" w14:textId="77777777" w:rsidR="00AA2CFB" w:rsidRPr="00AA2CFB" w:rsidRDefault="00AA2CFB" w:rsidP="00AA2CFB">
            <w:pPr>
              <w:spacing w:after="0" w:line="240" w:lineRule="auto"/>
              <w:jc w:val="center"/>
              <w:rPr>
                <w:szCs w:val="24"/>
              </w:rPr>
            </w:pPr>
            <w:r w:rsidRPr="00AA2CFB">
              <w:rPr>
                <w:szCs w:val="24"/>
              </w:rPr>
              <w:t>Reaction time</w:t>
            </w:r>
          </w:p>
        </w:tc>
      </w:tr>
      <w:tr w:rsidR="00AA2CFB" w:rsidRPr="00AA2CFB" w14:paraId="73E3E6DF" w14:textId="77777777" w:rsidTr="00AA2CFB">
        <w:trPr>
          <w:tblCellSpacing w:w="15" w:type="dxa"/>
          <w:jc w:val="center"/>
        </w:trPr>
        <w:tc>
          <w:tcPr>
            <w:tcW w:w="0" w:type="auto"/>
            <w:gridSpan w:val="2"/>
            <w:tcBorders>
              <w:bottom w:val="single" w:sz="6" w:space="0" w:color="000000"/>
            </w:tcBorders>
            <w:vAlign w:val="center"/>
            <w:hideMark/>
          </w:tcPr>
          <w:p w14:paraId="3EAFA89A" w14:textId="77777777" w:rsidR="00AA2CFB" w:rsidRPr="00AA2CFB" w:rsidRDefault="00AA2CFB" w:rsidP="00AA2CFB">
            <w:pPr>
              <w:spacing w:after="0" w:line="240" w:lineRule="auto"/>
              <w:jc w:val="center"/>
              <w:rPr>
                <w:szCs w:val="24"/>
              </w:rPr>
            </w:pPr>
          </w:p>
        </w:tc>
      </w:tr>
      <w:tr w:rsidR="00AA2CFB" w:rsidRPr="00AA2CFB" w14:paraId="2201980C" w14:textId="77777777" w:rsidTr="00AA2CFB">
        <w:trPr>
          <w:tblCellSpacing w:w="15" w:type="dxa"/>
          <w:jc w:val="center"/>
        </w:trPr>
        <w:tc>
          <w:tcPr>
            <w:tcW w:w="0" w:type="auto"/>
            <w:vAlign w:val="center"/>
            <w:hideMark/>
          </w:tcPr>
          <w:p w14:paraId="091CEB6E" w14:textId="70AF841C" w:rsidR="00AA2CFB" w:rsidRPr="00AA2CFB" w:rsidRDefault="00C427E9" w:rsidP="00AA2CFB">
            <w:pPr>
              <w:spacing w:after="0" w:line="240" w:lineRule="auto"/>
              <w:jc w:val="center"/>
              <w:rPr>
                <w:szCs w:val="24"/>
              </w:rPr>
            </w:pPr>
            <m:oMathPara>
              <m:oMath>
                <m:sSub>
                  <m:sSubPr>
                    <m:ctrlPr>
                      <w:rPr>
                        <w:rFonts w:ascii="Cambria Math" w:hAnsi="Cambria Math"/>
                        <w:i/>
                        <w:szCs w:val="32"/>
                      </w:rPr>
                    </m:ctrlPr>
                  </m:sSubPr>
                  <m:e>
                    <m:r>
                      <w:rPr>
                        <w:rFonts w:ascii="Cambria Math" w:hAnsi="Cambria Math"/>
                        <w:szCs w:val="32"/>
                      </w:rPr>
                      <m:t>β</m:t>
                    </m:r>
                  </m:e>
                  <m:sub>
                    <m:r>
                      <w:rPr>
                        <w:rFonts w:ascii="Cambria Math" w:hAnsi="Cambria Math"/>
                        <w:szCs w:val="32"/>
                      </w:rPr>
                      <m:t>0</m:t>
                    </m:r>
                  </m:sub>
                </m:sSub>
              </m:oMath>
            </m:oMathPara>
          </w:p>
        </w:tc>
        <w:tc>
          <w:tcPr>
            <w:tcW w:w="0" w:type="auto"/>
            <w:vAlign w:val="center"/>
            <w:hideMark/>
          </w:tcPr>
          <w:p w14:paraId="35809C86" w14:textId="0CC5EA1C" w:rsidR="00AA2CFB" w:rsidRPr="00B373EF" w:rsidRDefault="00B373EF" w:rsidP="00AA2CFB">
            <w:pPr>
              <w:spacing w:after="0" w:line="240" w:lineRule="auto"/>
              <w:jc w:val="center"/>
              <w:rPr>
                <w:szCs w:val="24"/>
              </w:rPr>
            </w:pPr>
            <w:r w:rsidRPr="00B373EF">
              <w:rPr>
                <w:color w:val="000000"/>
                <w:szCs w:val="24"/>
              </w:rPr>
              <w:t>0.672</w:t>
            </w:r>
            <w:r w:rsidRPr="00B373EF">
              <w:rPr>
                <w:color w:val="000000"/>
                <w:szCs w:val="24"/>
                <w:vertAlign w:val="superscript"/>
              </w:rPr>
              <w:t>***</w:t>
            </w:r>
            <w:r w:rsidRPr="00B373EF">
              <w:rPr>
                <w:color w:val="000000"/>
                <w:szCs w:val="24"/>
              </w:rPr>
              <w:t> (0.029)</w:t>
            </w:r>
          </w:p>
        </w:tc>
      </w:tr>
      <w:tr w:rsidR="00AA2CFB" w:rsidRPr="00AA2CFB" w14:paraId="6BB5D181" w14:textId="77777777" w:rsidTr="00AA2CFB">
        <w:trPr>
          <w:tblCellSpacing w:w="15" w:type="dxa"/>
          <w:jc w:val="center"/>
        </w:trPr>
        <w:tc>
          <w:tcPr>
            <w:tcW w:w="0" w:type="auto"/>
            <w:vAlign w:val="center"/>
            <w:hideMark/>
          </w:tcPr>
          <w:p w14:paraId="3232D642" w14:textId="06CCD0DA" w:rsidR="00AA2CFB" w:rsidRPr="00AA2CFB" w:rsidRDefault="00C427E9" w:rsidP="00AA2CFB">
            <w:pPr>
              <w:spacing w:after="0" w:line="240" w:lineRule="auto"/>
              <w:jc w:val="center"/>
              <w:rPr>
                <w:szCs w:val="24"/>
              </w:rPr>
            </w:pPr>
            <m:oMathPara>
              <m:oMath>
                <m:sSub>
                  <m:sSubPr>
                    <m:ctrlPr>
                      <w:rPr>
                        <w:rFonts w:ascii="Cambria Math" w:hAnsi="Cambria Math"/>
                        <w:i/>
                        <w:szCs w:val="32"/>
                      </w:rPr>
                    </m:ctrlPr>
                  </m:sSubPr>
                  <m:e>
                    <m:r>
                      <w:rPr>
                        <w:rFonts w:ascii="Cambria Math" w:hAnsi="Cambria Math"/>
                        <w:szCs w:val="32"/>
                      </w:rPr>
                      <m:t>β</m:t>
                    </m:r>
                  </m:e>
                  <m:sub>
                    <m:r>
                      <w:rPr>
                        <w:rFonts w:ascii="Cambria Math" w:hAnsi="Cambria Math"/>
                        <w:szCs w:val="32"/>
                      </w:rPr>
                      <m:t>R</m:t>
                    </m:r>
                  </m:sub>
                </m:sSub>
              </m:oMath>
            </m:oMathPara>
          </w:p>
        </w:tc>
        <w:tc>
          <w:tcPr>
            <w:tcW w:w="0" w:type="auto"/>
            <w:vAlign w:val="center"/>
            <w:hideMark/>
          </w:tcPr>
          <w:p w14:paraId="635269E8" w14:textId="7477DF09" w:rsidR="00AA2CFB" w:rsidRPr="00B373EF" w:rsidRDefault="00B373EF" w:rsidP="00AA2CFB">
            <w:pPr>
              <w:spacing w:after="0" w:line="240" w:lineRule="auto"/>
              <w:jc w:val="center"/>
              <w:rPr>
                <w:szCs w:val="24"/>
              </w:rPr>
            </w:pPr>
            <w:r w:rsidRPr="00B373EF">
              <w:rPr>
                <w:color w:val="000000"/>
                <w:szCs w:val="24"/>
              </w:rPr>
              <w:t>0.050</w:t>
            </w:r>
            <w:r w:rsidRPr="00B373EF">
              <w:rPr>
                <w:color w:val="000000"/>
                <w:szCs w:val="24"/>
                <w:vertAlign w:val="superscript"/>
              </w:rPr>
              <w:t>***</w:t>
            </w:r>
            <w:r w:rsidRPr="00B373EF">
              <w:rPr>
                <w:color w:val="000000"/>
                <w:szCs w:val="24"/>
              </w:rPr>
              <w:t> (0.008)</w:t>
            </w:r>
          </w:p>
        </w:tc>
      </w:tr>
      <w:tr w:rsidR="00AA2CFB" w:rsidRPr="00AA2CFB" w14:paraId="30F929E1" w14:textId="77777777" w:rsidTr="00AA2CFB">
        <w:trPr>
          <w:tblCellSpacing w:w="15" w:type="dxa"/>
          <w:jc w:val="center"/>
        </w:trPr>
        <w:tc>
          <w:tcPr>
            <w:tcW w:w="0" w:type="auto"/>
            <w:vAlign w:val="center"/>
            <w:hideMark/>
          </w:tcPr>
          <w:p w14:paraId="3933351B" w14:textId="72E0EF0F" w:rsidR="00AA2CFB" w:rsidRPr="00AA2CFB" w:rsidRDefault="00C427E9" w:rsidP="00AA2CFB">
            <w:pPr>
              <w:spacing w:after="0" w:line="240" w:lineRule="auto"/>
              <w:jc w:val="center"/>
              <w:rPr>
                <w:szCs w:val="24"/>
              </w:rPr>
            </w:pPr>
            <m:oMathPara>
              <m:oMath>
                <m:sSub>
                  <m:sSubPr>
                    <m:ctrlPr>
                      <w:rPr>
                        <w:rFonts w:ascii="Cambria Math" w:hAnsi="Cambria Math"/>
                        <w:i/>
                        <w:szCs w:val="32"/>
                      </w:rPr>
                    </m:ctrlPr>
                  </m:sSubPr>
                  <m:e>
                    <m:r>
                      <w:rPr>
                        <w:rFonts w:ascii="Cambria Math" w:hAnsi="Cambria Math"/>
                        <w:szCs w:val="32"/>
                      </w:rPr>
                      <m:t>β</m:t>
                    </m:r>
                  </m:e>
                  <m:sub>
                    <m:r>
                      <w:rPr>
                        <w:rFonts w:ascii="Cambria Math" w:hAnsi="Cambria Math"/>
                        <w:szCs w:val="32"/>
                      </w:rPr>
                      <m:t>P</m:t>
                    </m:r>
                  </m:sub>
                </m:sSub>
              </m:oMath>
            </m:oMathPara>
          </w:p>
        </w:tc>
        <w:tc>
          <w:tcPr>
            <w:tcW w:w="0" w:type="auto"/>
            <w:vAlign w:val="center"/>
            <w:hideMark/>
          </w:tcPr>
          <w:p w14:paraId="7C890E5E" w14:textId="73076737" w:rsidR="00AA2CFB" w:rsidRPr="00B373EF" w:rsidRDefault="00B373EF" w:rsidP="00AA2CFB">
            <w:pPr>
              <w:spacing w:after="0" w:line="240" w:lineRule="auto"/>
              <w:jc w:val="center"/>
              <w:rPr>
                <w:szCs w:val="24"/>
              </w:rPr>
            </w:pPr>
            <w:r w:rsidRPr="00B373EF">
              <w:rPr>
                <w:color w:val="000000"/>
                <w:szCs w:val="24"/>
              </w:rPr>
              <w:t>-0.080</w:t>
            </w:r>
            <w:r w:rsidRPr="00B373EF">
              <w:rPr>
                <w:color w:val="000000"/>
                <w:szCs w:val="24"/>
                <w:vertAlign w:val="superscript"/>
              </w:rPr>
              <w:t>***</w:t>
            </w:r>
            <w:r w:rsidRPr="00B373EF">
              <w:rPr>
                <w:color w:val="000000"/>
                <w:szCs w:val="24"/>
              </w:rPr>
              <w:t> (0.011)</w:t>
            </w:r>
          </w:p>
        </w:tc>
      </w:tr>
      <w:tr w:rsidR="00AA2CFB" w:rsidRPr="00AA2CFB" w14:paraId="2B95E673" w14:textId="77777777" w:rsidTr="00AA2CFB">
        <w:trPr>
          <w:tblCellSpacing w:w="15" w:type="dxa"/>
          <w:jc w:val="center"/>
        </w:trPr>
        <w:tc>
          <w:tcPr>
            <w:tcW w:w="0" w:type="auto"/>
            <w:vAlign w:val="center"/>
            <w:hideMark/>
          </w:tcPr>
          <w:p w14:paraId="61C86EC8" w14:textId="459CF37C" w:rsidR="00AA2CFB" w:rsidRPr="00AA2CFB" w:rsidRDefault="00C427E9" w:rsidP="00AA2CFB">
            <w:pPr>
              <w:spacing w:after="0" w:line="240" w:lineRule="auto"/>
              <w:jc w:val="center"/>
              <w:rPr>
                <w:szCs w:val="24"/>
              </w:rPr>
            </w:pPr>
            <m:oMathPara>
              <m:oMath>
                <m:sSub>
                  <m:sSubPr>
                    <m:ctrlPr>
                      <w:rPr>
                        <w:rFonts w:ascii="Cambria Math" w:hAnsi="Cambria Math"/>
                        <w:i/>
                        <w:szCs w:val="32"/>
                      </w:rPr>
                    </m:ctrlPr>
                  </m:sSubPr>
                  <m:e>
                    <m:r>
                      <w:rPr>
                        <w:rFonts w:ascii="Cambria Math" w:hAnsi="Cambria Math"/>
                        <w:szCs w:val="32"/>
                      </w:rPr>
                      <m:t>β</m:t>
                    </m:r>
                  </m:e>
                  <m:sub>
                    <m:r>
                      <w:rPr>
                        <w:rFonts w:ascii="Cambria Math" w:hAnsi="Cambria Math"/>
                        <w:szCs w:val="32"/>
                      </w:rPr>
                      <m:t>RP</m:t>
                    </m:r>
                  </m:sub>
                </m:sSub>
              </m:oMath>
            </m:oMathPara>
          </w:p>
        </w:tc>
        <w:tc>
          <w:tcPr>
            <w:tcW w:w="0" w:type="auto"/>
            <w:vAlign w:val="center"/>
            <w:hideMark/>
          </w:tcPr>
          <w:p w14:paraId="614EEAE3" w14:textId="29833A27" w:rsidR="00AA2CFB" w:rsidRPr="00B373EF" w:rsidRDefault="00B373EF" w:rsidP="00AA2CFB">
            <w:pPr>
              <w:spacing w:after="0" w:line="240" w:lineRule="auto"/>
              <w:jc w:val="center"/>
              <w:rPr>
                <w:szCs w:val="24"/>
              </w:rPr>
            </w:pPr>
            <w:r w:rsidRPr="00B373EF">
              <w:rPr>
                <w:color w:val="000000"/>
                <w:szCs w:val="24"/>
              </w:rPr>
              <w:t>-0.010</w:t>
            </w:r>
            <w:r w:rsidRPr="00B373EF">
              <w:rPr>
                <w:color w:val="000000"/>
                <w:szCs w:val="24"/>
                <w:vertAlign w:val="superscript"/>
              </w:rPr>
              <w:t>**</w:t>
            </w:r>
            <w:r w:rsidRPr="00B373EF">
              <w:rPr>
                <w:color w:val="000000"/>
                <w:szCs w:val="24"/>
              </w:rPr>
              <w:t> (0.004)</w:t>
            </w:r>
          </w:p>
        </w:tc>
      </w:tr>
      <w:tr w:rsidR="00AA2CFB" w:rsidRPr="00AA2CFB" w14:paraId="67DB2B26" w14:textId="77777777" w:rsidTr="00AA2CFB">
        <w:trPr>
          <w:tblCellSpacing w:w="15" w:type="dxa"/>
          <w:jc w:val="center"/>
        </w:trPr>
        <w:tc>
          <w:tcPr>
            <w:tcW w:w="0" w:type="auto"/>
            <w:gridSpan w:val="2"/>
            <w:tcBorders>
              <w:bottom w:val="single" w:sz="6" w:space="0" w:color="000000"/>
            </w:tcBorders>
            <w:vAlign w:val="center"/>
            <w:hideMark/>
          </w:tcPr>
          <w:p w14:paraId="30B69768" w14:textId="77777777" w:rsidR="00AA2CFB" w:rsidRPr="00AA2CFB" w:rsidRDefault="00AA2CFB" w:rsidP="00AA2CFB">
            <w:pPr>
              <w:spacing w:after="0" w:line="240" w:lineRule="auto"/>
              <w:jc w:val="center"/>
              <w:rPr>
                <w:szCs w:val="24"/>
              </w:rPr>
            </w:pPr>
          </w:p>
        </w:tc>
      </w:tr>
      <w:tr w:rsidR="00AA2CFB" w:rsidRPr="00AA2CFB" w14:paraId="3B9B538B" w14:textId="77777777" w:rsidTr="00AA2CFB">
        <w:trPr>
          <w:tblCellSpacing w:w="15" w:type="dxa"/>
          <w:jc w:val="center"/>
        </w:trPr>
        <w:tc>
          <w:tcPr>
            <w:tcW w:w="0" w:type="auto"/>
            <w:vAlign w:val="center"/>
            <w:hideMark/>
          </w:tcPr>
          <w:p w14:paraId="5E133DC0" w14:textId="77777777" w:rsidR="00AA2CFB" w:rsidRPr="00AA2CFB" w:rsidRDefault="00AA2CFB" w:rsidP="00AA2CFB">
            <w:pPr>
              <w:spacing w:after="0" w:line="240" w:lineRule="auto"/>
              <w:rPr>
                <w:szCs w:val="24"/>
              </w:rPr>
            </w:pPr>
            <w:r w:rsidRPr="00AA2CFB">
              <w:rPr>
                <w:szCs w:val="24"/>
              </w:rPr>
              <w:t>Participants</w:t>
            </w:r>
          </w:p>
        </w:tc>
        <w:tc>
          <w:tcPr>
            <w:tcW w:w="0" w:type="auto"/>
            <w:vAlign w:val="center"/>
            <w:hideMark/>
          </w:tcPr>
          <w:p w14:paraId="2334CCA3" w14:textId="23E56B0E" w:rsidR="00AA2CFB" w:rsidRPr="00AA2CFB" w:rsidRDefault="00AA2CFB" w:rsidP="00AA2CFB">
            <w:pPr>
              <w:spacing w:after="0" w:line="240" w:lineRule="auto"/>
              <w:jc w:val="center"/>
              <w:rPr>
                <w:szCs w:val="24"/>
              </w:rPr>
            </w:pPr>
            <w:r w:rsidRPr="00AA2CFB">
              <w:rPr>
                <w:szCs w:val="24"/>
              </w:rPr>
              <w:t>1</w:t>
            </w:r>
            <w:r w:rsidR="00B373EF">
              <w:rPr>
                <w:szCs w:val="24"/>
              </w:rPr>
              <w:t>0</w:t>
            </w:r>
          </w:p>
        </w:tc>
      </w:tr>
      <w:tr w:rsidR="00AA2CFB" w:rsidRPr="00AA2CFB" w14:paraId="076E40E8" w14:textId="77777777" w:rsidTr="00AA2CFB">
        <w:trPr>
          <w:tblCellSpacing w:w="15" w:type="dxa"/>
          <w:jc w:val="center"/>
        </w:trPr>
        <w:tc>
          <w:tcPr>
            <w:tcW w:w="0" w:type="auto"/>
            <w:vAlign w:val="center"/>
            <w:hideMark/>
          </w:tcPr>
          <w:p w14:paraId="50E0DC87" w14:textId="77777777" w:rsidR="00AA2CFB" w:rsidRPr="00AA2CFB" w:rsidRDefault="00AA2CFB" w:rsidP="00AA2CFB">
            <w:pPr>
              <w:spacing w:after="0" w:line="240" w:lineRule="auto"/>
              <w:rPr>
                <w:szCs w:val="24"/>
              </w:rPr>
            </w:pPr>
            <w:r w:rsidRPr="00AA2CFB">
              <w:rPr>
                <w:szCs w:val="24"/>
              </w:rPr>
              <w:t>Observations</w:t>
            </w:r>
          </w:p>
        </w:tc>
        <w:tc>
          <w:tcPr>
            <w:tcW w:w="0" w:type="auto"/>
            <w:vAlign w:val="center"/>
            <w:hideMark/>
          </w:tcPr>
          <w:p w14:paraId="5D79097F" w14:textId="224FC760" w:rsidR="00AA2CFB" w:rsidRPr="00AA2CFB" w:rsidRDefault="00B373EF" w:rsidP="00AA2CFB">
            <w:pPr>
              <w:spacing w:after="0" w:line="240" w:lineRule="auto"/>
              <w:jc w:val="center"/>
              <w:rPr>
                <w:szCs w:val="24"/>
              </w:rPr>
            </w:pPr>
            <w:r>
              <w:rPr>
                <w:szCs w:val="24"/>
              </w:rPr>
              <w:t>2437</w:t>
            </w:r>
          </w:p>
        </w:tc>
      </w:tr>
      <w:tr w:rsidR="00AA2CFB" w:rsidRPr="00AA2CFB" w14:paraId="7FC8D754" w14:textId="77777777" w:rsidTr="00AA2CFB">
        <w:trPr>
          <w:tblCellSpacing w:w="15" w:type="dxa"/>
          <w:jc w:val="center"/>
        </w:trPr>
        <w:tc>
          <w:tcPr>
            <w:tcW w:w="0" w:type="auto"/>
            <w:gridSpan w:val="2"/>
            <w:tcBorders>
              <w:bottom w:val="single" w:sz="6" w:space="0" w:color="000000"/>
            </w:tcBorders>
            <w:vAlign w:val="center"/>
            <w:hideMark/>
          </w:tcPr>
          <w:p w14:paraId="2BBCA9BF" w14:textId="77777777" w:rsidR="00AA2CFB" w:rsidRPr="00AA2CFB" w:rsidRDefault="00AA2CFB" w:rsidP="00AA2CFB">
            <w:pPr>
              <w:spacing w:after="0" w:line="240" w:lineRule="auto"/>
              <w:jc w:val="center"/>
              <w:rPr>
                <w:szCs w:val="24"/>
              </w:rPr>
            </w:pPr>
          </w:p>
        </w:tc>
      </w:tr>
      <w:tr w:rsidR="00AA2CFB" w:rsidRPr="00AA2CFB" w14:paraId="751DCFD1" w14:textId="77777777" w:rsidTr="00AA2CFB">
        <w:trPr>
          <w:tblCellSpacing w:w="15" w:type="dxa"/>
          <w:jc w:val="center"/>
        </w:trPr>
        <w:tc>
          <w:tcPr>
            <w:tcW w:w="0" w:type="auto"/>
            <w:vAlign w:val="center"/>
            <w:hideMark/>
          </w:tcPr>
          <w:p w14:paraId="56F9B4A4" w14:textId="77777777" w:rsidR="00AA2CFB" w:rsidRPr="00AA2CFB" w:rsidRDefault="00AA2CFB" w:rsidP="00AA2CFB">
            <w:pPr>
              <w:spacing w:after="0" w:line="240" w:lineRule="auto"/>
              <w:rPr>
                <w:szCs w:val="24"/>
              </w:rPr>
            </w:pPr>
            <w:r w:rsidRPr="00AA2CFB">
              <w:rPr>
                <w:i/>
                <w:iCs/>
                <w:szCs w:val="24"/>
              </w:rPr>
              <w:t>Note:</w:t>
            </w:r>
          </w:p>
        </w:tc>
        <w:tc>
          <w:tcPr>
            <w:tcW w:w="0" w:type="auto"/>
            <w:vAlign w:val="center"/>
            <w:hideMark/>
          </w:tcPr>
          <w:p w14:paraId="4493CC9F" w14:textId="77777777" w:rsidR="00AA2CFB" w:rsidRPr="00AA2CFB" w:rsidRDefault="00AA2CFB" w:rsidP="00AA2CFB">
            <w:pPr>
              <w:spacing w:after="0" w:line="240" w:lineRule="auto"/>
              <w:jc w:val="right"/>
              <w:rPr>
                <w:szCs w:val="24"/>
              </w:rPr>
            </w:pPr>
            <w:r w:rsidRPr="00AA2CFB">
              <w:rPr>
                <w:szCs w:val="24"/>
                <w:vertAlign w:val="superscript"/>
              </w:rPr>
              <w:t>*</w:t>
            </w:r>
            <w:r w:rsidRPr="00AA2CFB">
              <w:rPr>
                <w:szCs w:val="24"/>
              </w:rPr>
              <w:t>p&lt;0.1; </w:t>
            </w:r>
            <w:r w:rsidRPr="00AA2CFB">
              <w:rPr>
                <w:szCs w:val="24"/>
                <w:vertAlign w:val="superscript"/>
              </w:rPr>
              <w:t>**</w:t>
            </w:r>
            <w:r w:rsidRPr="00AA2CFB">
              <w:rPr>
                <w:szCs w:val="24"/>
              </w:rPr>
              <w:t>p&lt;0.05; </w:t>
            </w:r>
            <w:r w:rsidRPr="00AA2CFB">
              <w:rPr>
                <w:szCs w:val="24"/>
                <w:vertAlign w:val="superscript"/>
              </w:rPr>
              <w:t>***</w:t>
            </w:r>
            <w:r w:rsidRPr="00AA2CFB">
              <w:rPr>
                <w:szCs w:val="24"/>
              </w:rPr>
              <w:t>p&lt;0.01</w:t>
            </w:r>
          </w:p>
        </w:tc>
      </w:tr>
    </w:tbl>
    <w:p w14:paraId="2510215C" w14:textId="77777777" w:rsidR="00AA2CFB" w:rsidRPr="003C022B" w:rsidRDefault="00AA2CFB" w:rsidP="003C022B">
      <w:pPr>
        <w:spacing w:line="360" w:lineRule="auto"/>
        <w:jc w:val="both"/>
        <w:rPr>
          <w:i/>
        </w:rPr>
      </w:pPr>
    </w:p>
    <w:p w14:paraId="12F99ED3" w14:textId="77777777" w:rsidR="00902434" w:rsidRDefault="00902434" w:rsidP="002C4E70">
      <w:pPr>
        <w:pStyle w:val="Heading3"/>
        <w:spacing w:line="480" w:lineRule="auto"/>
        <w:jc w:val="both"/>
        <w:rPr>
          <w:sz w:val="24"/>
        </w:rPr>
      </w:pPr>
      <w:bookmarkStart w:id="32" w:name="_Toc88648208"/>
      <w:r w:rsidRPr="00F60B0A">
        <w:rPr>
          <w:sz w:val="24"/>
        </w:rPr>
        <w:t>Lateral position error</w:t>
      </w:r>
      <w:bookmarkEnd w:id="32"/>
    </w:p>
    <w:p w14:paraId="4308CBD7" w14:textId="76825B6B" w:rsidR="00AB129A" w:rsidRDefault="00EE5BD5" w:rsidP="002C4E70">
      <w:pPr>
        <w:spacing w:line="480" w:lineRule="auto"/>
        <w:jc w:val="both"/>
      </w:pPr>
      <w:r>
        <w:t>Table 2</w:t>
      </w:r>
      <w:r w:rsidR="00902434" w:rsidRPr="000921E2">
        <w:t xml:space="preserve"> summari</w:t>
      </w:r>
      <w:r w:rsidR="00902434">
        <w:t>s</w:t>
      </w:r>
      <w:r w:rsidR="00902434" w:rsidRPr="000921E2">
        <w:t>es the fixed effects and standard errors from each predictor in the lateral position error model</w:t>
      </w:r>
      <w:r w:rsidR="00711189">
        <w:t xml:space="preserve">. </w:t>
      </w:r>
      <w:r w:rsidR="00902434">
        <w:t>A significant main effect of radius and starting position was found as well as a significant radius-starting position interaction (</w:t>
      </w:r>
      <w:r w:rsidR="00711189">
        <w:t>see Figure 11</w:t>
      </w:r>
      <w:r w:rsidR="00D552C7">
        <w:t xml:space="preserve">C). </w:t>
      </w:r>
      <w:r w:rsidR="00902434">
        <w:t xml:space="preserve">The </w:t>
      </w:r>
      <m:oMath>
        <m:sSub>
          <m:sSubPr>
            <m:ctrlPr>
              <w:rPr>
                <w:rFonts w:ascii="Cambria Math" w:hAnsi="Cambria Math"/>
                <w:i/>
                <w:szCs w:val="32"/>
              </w:rPr>
            </m:ctrlPr>
          </m:sSubPr>
          <m:e>
            <m:r>
              <w:rPr>
                <w:rFonts w:ascii="Cambria Math" w:hAnsi="Cambria Math"/>
                <w:szCs w:val="32"/>
              </w:rPr>
              <m:t>β</m:t>
            </m:r>
          </m:e>
          <m:sub>
            <m:r>
              <w:rPr>
                <w:rFonts w:ascii="Cambria Math" w:hAnsi="Cambria Math"/>
                <w:szCs w:val="32"/>
              </w:rPr>
              <m:t>RP</m:t>
            </m:r>
          </m:sub>
        </m:sSub>
      </m:oMath>
      <w:r w:rsidR="00902434">
        <w:rPr>
          <w:rFonts w:eastAsiaTheme="minorEastAsia"/>
        </w:rPr>
        <w:t xml:space="preserve"> parameter </w:t>
      </w:r>
      <w:r w:rsidR="00902434">
        <w:t>suggests that</w:t>
      </w:r>
      <w:r w:rsidR="00A84B94">
        <w:t xml:space="preserve"> for one standard deviation increase in </w:t>
      </w:r>
      <w:r w:rsidR="00902434">
        <w:rPr>
          <w:iCs/>
        </w:rPr>
        <w:t>radi</w:t>
      </w:r>
      <w:r w:rsidR="00711189">
        <w:rPr>
          <w:iCs/>
        </w:rPr>
        <w:t>us</w:t>
      </w:r>
      <w:r w:rsidR="00A84B94">
        <w:rPr>
          <w:iCs/>
        </w:rPr>
        <w:t xml:space="preserve">, the effect of starting position on lateral position error decreases by </w:t>
      </w:r>
      <w:r w:rsidR="00711189">
        <w:rPr>
          <w:iCs/>
        </w:rPr>
        <w:t>0.004 m</w:t>
      </w:r>
      <w:r w:rsidR="00A84B94">
        <w:rPr>
          <w:iCs/>
        </w:rPr>
        <w:t xml:space="preserve">. This suggests that when radii </w:t>
      </w:r>
      <w:r w:rsidR="00902434">
        <w:rPr>
          <w:iCs/>
        </w:rPr>
        <w:t>were larger</w:t>
      </w:r>
      <w:r w:rsidR="00902434" w:rsidRPr="001D3C96">
        <w:rPr>
          <w:iCs/>
        </w:rPr>
        <w:t xml:space="preserve">, the between level </w:t>
      </w:r>
      <w:r w:rsidR="00902434">
        <w:rPr>
          <w:iCs/>
        </w:rPr>
        <w:t xml:space="preserve">starting position </w:t>
      </w:r>
      <w:r w:rsidR="00902434" w:rsidRPr="001D3C96">
        <w:rPr>
          <w:iCs/>
        </w:rPr>
        <w:t xml:space="preserve">differences in </w:t>
      </w:r>
      <w:r w:rsidR="00902434">
        <w:rPr>
          <w:iCs/>
        </w:rPr>
        <w:t>lateral position error were</w:t>
      </w:r>
      <w:r w:rsidR="00902434" w:rsidRPr="001D3C96">
        <w:rPr>
          <w:iCs/>
        </w:rPr>
        <w:t xml:space="preserve"> smaller. </w:t>
      </w:r>
      <w:r w:rsidR="00902434">
        <w:t>This interaction provides strong evidence for the Accumulato</w:t>
      </w:r>
      <w:r w:rsidR="003367F3">
        <w:t>r framework as shown in</w:t>
      </w:r>
      <w:r w:rsidR="00711189">
        <w:t xml:space="preserve"> Figure 11</w:t>
      </w:r>
      <w:r w:rsidR="003367F3">
        <w:t xml:space="preserve">A. </w:t>
      </w:r>
      <w:r w:rsidR="00902434">
        <w:t xml:space="preserve">Participants did not respond once reaching a fixed absolute error. Rather, the perceived control error they responded to varied according to the rate of error development and initial error that participants were presented with. </w:t>
      </w:r>
      <w:bookmarkStart w:id="33" w:name="_Toc88647981"/>
    </w:p>
    <w:p w14:paraId="01FA1D19" w14:textId="68195723" w:rsidR="00711189" w:rsidRDefault="00711189" w:rsidP="002C4E70">
      <w:pPr>
        <w:spacing w:line="480" w:lineRule="auto"/>
        <w:jc w:val="both"/>
      </w:pPr>
      <w:r>
        <w:t xml:space="preserve">It should also be noted for a motor latency of 150 </w:t>
      </w:r>
      <w:proofErr w:type="spellStart"/>
      <w:r>
        <w:t>ms</w:t>
      </w:r>
      <w:proofErr w:type="spellEnd"/>
      <w:r>
        <w:t xml:space="preserve">, </w:t>
      </w:r>
      <w:r w:rsidR="00C37252">
        <w:t xml:space="preserve">when averaging across each of the radii levels, </w:t>
      </w:r>
      <w:r>
        <w:t xml:space="preserve">a driver would travel a further X-DISTANCE from the road-line for every </w:t>
      </w:r>
      <w:r>
        <w:lastRenderedPageBreak/>
        <w:t xml:space="preserve">unit increase in starting position. </w:t>
      </w:r>
      <w:proofErr w:type="gramStart"/>
      <w:r w:rsidR="00C37252">
        <w:t>However</w:t>
      </w:r>
      <w:proofErr w:type="gramEnd"/>
      <w:r w:rsidR="00C37252">
        <w:t xml:space="preserve"> the </w:t>
      </w:r>
      <m:oMath>
        <m:sSub>
          <m:sSubPr>
            <m:ctrlPr>
              <w:rPr>
                <w:rFonts w:ascii="Cambria Math" w:hAnsi="Cambria Math"/>
                <w:i/>
                <w:szCs w:val="32"/>
              </w:rPr>
            </m:ctrlPr>
          </m:sSubPr>
          <m:e>
            <m:r>
              <w:rPr>
                <w:rFonts w:ascii="Cambria Math" w:hAnsi="Cambria Math"/>
                <w:szCs w:val="32"/>
              </w:rPr>
              <m:t>β</m:t>
            </m:r>
          </m:e>
          <m:sub>
            <m:r>
              <w:rPr>
                <w:rFonts w:ascii="Cambria Math" w:hAnsi="Cambria Math"/>
                <w:szCs w:val="32"/>
              </w:rPr>
              <m:t>P</m:t>
            </m:r>
          </m:sub>
        </m:sSub>
      </m:oMath>
      <w:r w:rsidR="00C37252">
        <w:t xml:space="preserve"> from the model predicts a 0.013 m increase. This is much larger than what could be feasibly explained by a Threshold framework incorporating a motor latency and thus further supports the Accumulator </w:t>
      </w:r>
      <w:r w:rsidR="00C37252" w:rsidRPr="00711189">
        <w:rPr>
          <w:noProof/>
        </w:rPr>
        <w:drawing>
          <wp:anchor distT="0" distB="0" distL="114300" distR="114300" simplePos="0" relativeHeight="251672064" behindDoc="1" locked="0" layoutInCell="1" allowOverlap="1" wp14:anchorId="4553C791" wp14:editId="63E7C0A9">
            <wp:simplePos x="0" y="0"/>
            <wp:positionH relativeFrom="margin">
              <wp:align>center</wp:align>
            </wp:positionH>
            <wp:positionV relativeFrom="paragraph">
              <wp:posOffset>1412685</wp:posOffset>
            </wp:positionV>
            <wp:extent cx="5403215" cy="2517775"/>
            <wp:effectExtent l="0" t="0" r="6985" b="0"/>
            <wp:wrapTight wrapText="bothSides">
              <wp:wrapPolygon edited="0">
                <wp:start x="0" y="0"/>
                <wp:lineTo x="0" y="21409"/>
                <wp:lineTo x="21552" y="21409"/>
                <wp:lineTo x="21552" y="0"/>
                <wp:lineTo x="0" y="0"/>
              </wp:wrapPolygon>
            </wp:wrapTight>
            <wp:docPr id="1" name="Picture 1" descr="C:\Users\pscmgo\OneDrive for Business\PhD\Project\Experiment_Code\TvA_analysis_curves\Plots\Fig1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scmgo\OneDrive for Business\PhD\Project\Experiment_Code\TvA_analysis_curves\Plots\Fig11.tiff"/>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3215" cy="2517775"/>
                    </a:xfrm>
                    <a:prstGeom prst="rect">
                      <a:avLst/>
                    </a:prstGeom>
                    <a:noFill/>
                    <a:ln>
                      <a:noFill/>
                    </a:ln>
                  </pic:spPr>
                </pic:pic>
              </a:graphicData>
            </a:graphic>
            <wp14:sizeRelH relativeFrom="page">
              <wp14:pctWidth>0</wp14:pctWidth>
            </wp14:sizeRelH>
            <wp14:sizeRelV relativeFrom="page">
              <wp14:pctHeight>0</wp14:pctHeight>
            </wp14:sizeRelV>
          </wp:anchor>
        </w:drawing>
      </w:r>
      <w:r w:rsidR="00C37252">
        <w:t xml:space="preserve">framework. </w:t>
      </w:r>
    </w:p>
    <w:p w14:paraId="0D93D538" w14:textId="21A4E59F" w:rsidR="002B0573" w:rsidRDefault="002B0573" w:rsidP="002C4E70">
      <w:pPr>
        <w:spacing w:line="480" w:lineRule="auto"/>
        <w:jc w:val="both"/>
      </w:pPr>
    </w:p>
    <w:p w14:paraId="3A877BC1" w14:textId="10C5B842" w:rsidR="002B0573" w:rsidRDefault="002B0573" w:rsidP="002C4E70">
      <w:pPr>
        <w:spacing w:line="480" w:lineRule="auto"/>
        <w:jc w:val="both"/>
        <w:rPr>
          <w:i/>
        </w:rPr>
      </w:pPr>
      <w:r w:rsidRPr="002B0573">
        <w:rPr>
          <w:i/>
        </w:rPr>
        <w:t>Figure 11: Accumulator (A) and Threshold (B) framework predictions of the qualitative patterns of lateral position errors that might be expected based upon experimental simulations. Y axis values have been removed as these predictions are of qualitative response patterns rather than quantitative estimates. C) Mean lateral position errors across radii and starting position conditions. Error bars represent 95% confidence intervals.</w:t>
      </w:r>
    </w:p>
    <w:p w14:paraId="0C3A7DEB" w14:textId="3F6BAA6A" w:rsidR="00C37252" w:rsidRDefault="00C37252" w:rsidP="002C4E70">
      <w:pPr>
        <w:spacing w:line="480" w:lineRule="auto"/>
        <w:jc w:val="both"/>
        <w:rPr>
          <w:i/>
        </w:rPr>
      </w:pPr>
    </w:p>
    <w:p w14:paraId="2075822C" w14:textId="32A19152" w:rsidR="00C37252" w:rsidRDefault="00C37252" w:rsidP="002C4E70">
      <w:pPr>
        <w:spacing w:line="480" w:lineRule="auto"/>
        <w:jc w:val="both"/>
        <w:rPr>
          <w:i/>
        </w:rPr>
      </w:pPr>
    </w:p>
    <w:p w14:paraId="7B50D44C" w14:textId="013B4C18" w:rsidR="00C37252" w:rsidRDefault="00C37252" w:rsidP="002C4E70">
      <w:pPr>
        <w:spacing w:line="480" w:lineRule="auto"/>
        <w:jc w:val="both"/>
        <w:rPr>
          <w:i/>
        </w:rPr>
      </w:pPr>
    </w:p>
    <w:p w14:paraId="5AE2F3F5" w14:textId="7D12D661" w:rsidR="00C37252" w:rsidRDefault="00C37252" w:rsidP="002C4E70">
      <w:pPr>
        <w:spacing w:line="480" w:lineRule="auto"/>
        <w:jc w:val="both"/>
        <w:rPr>
          <w:i/>
        </w:rPr>
      </w:pPr>
    </w:p>
    <w:p w14:paraId="56B7330F" w14:textId="77777777" w:rsidR="00C37252" w:rsidRPr="00711189" w:rsidRDefault="00C37252" w:rsidP="002C4E70">
      <w:pPr>
        <w:spacing w:line="480" w:lineRule="auto"/>
        <w:jc w:val="both"/>
        <w:rPr>
          <w:b/>
          <w:i/>
        </w:rPr>
      </w:pPr>
    </w:p>
    <w:p w14:paraId="3F0CB421" w14:textId="3292A2D9" w:rsidR="00A84B94" w:rsidRPr="00D552C7" w:rsidRDefault="00051DBD" w:rsidP="00D552C7">
      <w:pPr>
        <w:spacing w:line="480" w:lineRule="auto"/>
        <w:jc w:val="both"/>
        <w:rPr>
          <w:i/>
        </w:rPr>
      </w:pPr>
      <w:r>
        <w:rPr>
          <w:i/>
        </w:rPr>
        <w:lastRenderedPageBreak/>
        <w:t>Table 2:</w:t>
      </w:r>
      <w:r w:rsidR="00902434" w:rsidRPr="00051DBD">
        <w:rPr>
          <w:i/>
        </w:rPr>
        <w:t xml:space="preserve"> Fixed effect parameters estimates and standard errors from lateral position error model</w:t>
      </w:r>
      <w:bookmarkEnd w:id="33"/>
      <w:r w:rsidR="005F2434">
        <w:rPr>
          <w:i/>
        </w:rPr>
        <w:t>.</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489"/>
        <w:gridCol w:w="2805"/>
      </w:tblGrid>
      <w:tr w:rsidR="00902434" w:rsidRPr="001115CF" w14:paraId="49C3A89C" w14:textId="77777777" w:rsidTr="00902434">
        <w:trPr>
          <w:tblCellSpacing w:w="15" w:type="dxa"/>
          <w:jc w:val="center"/>
        </w:trPr>
        <w:tc>
          <w:tcPr>
            <w:tcW w:w="0" w:type="auto"/>
            <w:gridSpan w:val="2"/>
            <w:tcBorders>
              <w:top w:val="nil"/>
              <w:left w:val="nil"/>
              <w:bottom w:val="nil"/>
              <w:right w:val="nil"/>
            </w:tcBorders>
            <w:vAlign w:val="center"/>
            <w:hideMark/>
          </w:tcPr>
          <w:p w14:paraId="5677B766" w14:textId="77777777" w:rsidR="00902434" w:rsidRPr="001115CF" w:rsidRDefault="00902434" w:rsidP="00902434">
            <w:pPr>
              <w:spacing w:after="0" w:line="240" w:lineRule="auto"/>
              <w:jc w:val="center"/>
              <w:rPr>
                <w:szCs w:val="24"/>
              </w:rPr>
            </w:pPr>
            <w:r w:rsidRPr="001115CF">
              <w:rPr>
                <w:b/>
                <w:bCs/>
                <w:szCs w:val="24"/>
              </w:rPr>
              <w:t>Fixed effects</w:t>
            </w:r>
          </w:p>
        </w:tc>
      </w:tr>
      <w:tr w:rsidR="00902434" w:rsidRPr="001115CF" w14:paraId="0C2DBD0B" w14:textId="77777777" w:rsidTr="00902434">
        <w:trPr>
          <w:tblCellSpacing w:w="15" w:type="dxa"/>
          <w:jc w:val="center"/>
        </w:trPr>
        <w:tc>
          <w:tcPr>
            <w:tcW w:w="0" w:type="auto"/>
            <w:gridSpan w:val="2"/>
            <w:tcBorders>
              <w:bottom w:val="single" w:sz="6" w:space="0" w:color="000000"/>
            </w:tcBorders>
            <w:vAlign w:val="center"/>
            <w:hideMark/>
          </w:tcPr>
          <w:p w14:paraId="7228395E" w14:textId="77777777" w:rsidR="00902434" w:rsidRPr="001115CF" w:rsidRDefault="00902434" w:rsidP="00902434">
            <w:pPr>
              <w:spacing w:after="0" w:line="240" w:lineRule="auto"/>
              <w:jc w:val="center"/>
              <w:rPr>
                <w:szCs w:val="24"/>
              </w:rPr>
            </w:pPr>
          </w:p>
        </w:tc>
      </w:tr>
      <w:tr w:rsidR="00902434" w:rsidRPr="001115CF" w14:paraId="372EADA1" w14:textId="77777777" w:rsidTr="00902434">
        <w:trPr>
          <w:tblCellSpacing w:w="15" w:type="dxa"/>
          <w:jc w:val="center"/>
        </w:trPr>
        <w:tc>
          <w:tcPr>
            <w:tcW w:w="0" w:type="auto"/>
            <w:vAlign w:val="center"/>
            <w:hideMark/>
          </w:tcPr>
          <w:p w14:paraId="51BA0611" w14:textId="77777777" w:rsidR="00902434" w:rsidRPr="001115CF" w:rsidRDefault="00902434" w:rsidP="00902434">
            <w:pPr>
              <w:spacing w:after="0" w:line="240" w:lineRule="auto"/>
              <w:jc w:val="center"/>
            </w:pPr>
          </w:p>
        </w:tc>
        <w:tc>
          <w:tcPr>
            <w:tcW w:w="0" w:type="auto"/>
            <w:vAlign w:val="center"/>
            <w:hideMark/>
          </w:tcPr>
          <w:p w14:paraId="6887A76B" w14:textId="77777777" w:rsidR="00902434" w:rsidRPr="001115CF" w:rsidRDefault="00902434" w:rsidP="00902434">
            <w:pPr>
              <w:spacing w:after="0" w:line="240" w:lineRule="auto"/>
              <w:jc w:val="center"/>
              <w:rPr>
                <w:szCs w:val="24"/>
              </w:rPr>
            </w:pPr>
            <w:r w:rsidRPr="001115CF">
              <w:rPr>
                <w:i/>
                <w:iCs/>
                <w:szCs w:val="24"/>
              </w:rPr>
              <w:t>Dependent variable:</w:t>
            </w:r>
          </w:p>
        </w:tc>
      </w:tr>
      <w:tr w:rsidR="00902434" w:rsidRPr="001115CF" w14:paraId="1ACBA689" w14:textId="77777777" w:rsidTr="00902434">
        <w:trPr>
          <w:tblCellSpacing w:w="15" w:type="dxa"/>
          <w:jc w:val="center"/>
        </w:trPr>
        <w:tc>
          <w:tcPr>
            <w:tcW w:w="0" w:type="auto"/>
            <w:vAlign w:val="center"/>
            <w:hideMark/>
          </w:tcPr>
          <w:p w14:paraId="14C7D9B3" w14:textId="77777777" w:rsidR="00902434" w:rsidRPr="001115CF" w:rsidRDefault="00902434" w:rsidP="00902434">
            <w:pPr>
              <w:spacing w:after="0" w:line="240" w:lineRule="auto"/>
              <w:jc w:val="center"/>
              <w:rPr>
                <w:szCs w:val="24"/>
              </w:rPr>
            </w:pPr>
          </w:p>
        </w:tc>
        <w:tc>
          <w:tcPr>
            <w:tcW w:w="0" w:type="auto"/>
            <w:tcBorders>
              <w:bottom w:val="single" w:sz="6" w:space="0" w:color="000000"/>
            </w:tcBorders>
            <w:vAlign w:val="center"/>
            <w:hideMark/>
          </w:tcPr>
          <w:p w14:paraId="51F76432" w14:textId="77777777" w:rsidR="00902434" w:rsidRPr="001115CF" w:rsidRDefault="00902434" w:rsidP="00902434">
            <w:pPr>
              <w:spacing w:after="0" w:line="240" w:lineRule="auto"/>
              <w:jc w:val="center"/>
            </w:pPr>
          </w:p>
        </w:tc>
      </w:tr>
      <w:tr w:rsidR="00902434" w:rsidRPr="001115CF" w14:paraId="5A9880D1" w14:textId="77777777" w:rsidTr="00902434">
        <w:trPr>
          <w:tblCellSpacing w:w="15" w:type="dxa"/>
          <w:jc w:val="center"/>
        </w:trPr>
        <w:tc>
          <w:tcPr>
            <w:tcW w:w="0" w:type="auto"/>
            <w:vAlign w:val="center"/>
            <w:hideMark/>
          </w:tcPr>
          <w:p w14:paraId="11C09D7B" w14:textId="77777777" w:rsidR="00902434" w:rsidRPr="001115CF" w:rsidRDefault="00902434" w:rsidP="00902434">
            <w:pPr>
              <w:spacing w:after="0" w:line="240" w:lineRule="auto"/>
              <w:jc w:val="center"/>
            </w:pPr>
          </w:p>
        </w:tc>
        <w:tc>
          <w:tcPr>
            <w:tcW w:w="0" w:type="auto"/>
            <w:vAlign w:val="center"/>
            <w:hideMark/>
          </w:tcPr>
          <w:p w14:paraId="256624A4" w14:textId="77777777" w:rsidR="00902434" w:rsidRPr="001115CF" w:rsidRDefault="00902434" w:rsidP="00902434">
            <w:pPr>
              <w:spacing w:after="0" w:line="240" w:lineRule="auto"/>
              <w:jc w:val="center"/>
              <w:rPr>
                <w:szCs w:val="24"/>
              </w:rPr>
            </w:pPr>
            <w:r w:rsidRPr="001115CF">
              <w:rPr>
                <w:szCs w:val="24"/>
              </w:rPr>
              <w:t>Lateral position error</w:t>
            </w:r>
          </w:p>
        </w:tc>
      </w:tr>
      <w:tr w:rsidR="00902434" w:rsidRPr="001115CF" w14:paraId="42BFD9C3" w14:textId="77777777" w:rsidTr="00902434">
        <w:trPr>
          <w:tblCellSpacing w:w="15" w:type="dxa"/>
          <w:jc w:val="center"/>
        </w:trPr>
        <w:tc>
          <w:tcPr>
            <w:tcW w:w="0" w:type="auto"/>
            <w:gridSpan w:val="2"/>
            <w:tcBorders>
              <w:bottom w:val="single" w:sz="6" w:space="0" w:color="000000"/>
            </w:tcBorders>
            <w:vAlign w:val="center"/>
            <w:hideMark/>
          </w:tcPr>
          <w:p w14:paraId="2792B894" w14:textId="77777777" w:rsidR="00902434" w:rsidRPr="001115CF" w:rsidRDefault="00902434" w:rsidP="00902434">
            <w:pPr>
              <w:spacing w:after="0" w:line="240" w:lineRule="auto"/>
              <w:jc w:val="center"/>
              <w:rPr>
                <w:szCs w:val="24"/>
              </w:rPr>
            </w:pPr>
          </w:p>
        </w:tc>
      </w:tr>
      <w:tr w:rsidR="00902434" w:rsidRPr="001115CF" w14:paraId="1A1E41D0" w14:textId="77777777" w:rsidTr="00902434">
        <w:trPr>
          <w:tblCellSpacing w:w="15" w:type="dxa"/>
          <w:jc w:val="center"/>
        </w:trPr>
        <w:tc>
          <w:tcPr>
            <w:tcW w:w="0" w:type="auto"/>
            <w:vAlign w:val="center"/>
            <w:hideMark/>
          </w:tcPr>
          <w:p w14:paraId="5511D911" w14:textId="77777777" w:rsidR="00902434" w:rsidRPr="001115CF" w:rsidRDefault="00C427E9" w:rsidP="00902434">
            <w:pPr>
              <w:spacing w:after="0" w:line="240" w:lineRule="auto"/>
              <w:rPr>
                <w:szCs w:val="24"/>
              </w:rPr>
            </w:pPr>
            <m:oMathPara>
              <m:oMath>
                <m:sSub>
                  <m:sSubPr>
                    <m:ctrlPr>
                      <w:rPr>
                        <w:rFonts w:ascii="Cambria Math" w:hAnsi="Cambria Math"/>
                        <w:i/>
                        <w:szCs w:val="32"/>
                      </w:rPr>
                    </m:ctrlPr>
                  </m:sSubPr>
                  <m:e>
                    <m:r>
                      <w:rPr>
                        <w:rFonts w:ascii="Cambria Math" w:hAnsi="Cambria Math"/>
                        <w:szCs w:val="32"/>
                      </w:rPr>
                      <m:t>β</m:t>
                    </m:r>
                  </m:e>
                  <m:sub>
                    <m:r>
                      <w:rPr>
                        <w:rFonts w:ascii="Cambria Math" w:hAnsi="Cambria Math"/>
                        <w:szCs w:val="32"/>
                      </w:rPr>
                      <m:t>0</m:t>
                    </m:r>
                  </m:sub>
                </m:sSub>
              </m:oMath>
            </m:oMathPara>
          </w:p>
        </w:tc>
        <w:tc>
          <w:tcPr>
            <w:tcW w:w="0" w:type="auto"/>
            <w:vAlign w:val="center"/>
            <w:hideMark/>
          </w:tcPr>
          <w:p w14:paraId="28C1491A" w14:textId="062774BF" w:rsidR="00902434" w:rsidRPr="00711189" w:rsidRDefault="00711189" w:rsidP="00902434">
            <w:pPr>
              <w:spacing w:after="0" w:line="240" w:lineRule="auto"/>
              <w:jc w:val="center"/>
              <w:rPr>
                <w:szCs w:val="24"/>
              </w:rPr>
            </w:pPr>
            <w:r w:rsidRPr="00711189">
              <w:rPr>
                <w:color w:val="000000"/>
                <w:szCs w:val="24"/>
              </w:rPr>
              <w:t>0.031</w:t>
            </w:r>
            <w:r w:rsidRPr="00711189">
              <w:rPr>
                <w:color w:val="000000"/>
                <w:szCs w:val="24"/>
                <w:vertAlign w:val="superscript"/>
              </w:rPr>
              <w:t>***</w:t>
            </w:r>
            <w:r w:rsidRPr="00711189">
              <w:rPr>
                <w:color w:val="000000"/>
                <w:szCs w:val="24"/>
              </w:rPr>
              <w:t> (0.002)</w:t>
            </w:r>
          </w:p>
        </w:tc>
      </w:tr>
      <w:tr w:rsidR="00902434" w:rsidRPr="001115CF" w14:paraId="45724256" w14:textId="77777777" w:rsidTr="00902434">
        <w:trPr>
          <w:tblCellSpacing w:w="15" w:type="dxa"/>
          <w:jc w:val="center"/>
        </w:trPr>
        <w:tc>
          <w:tcPr>
            <w:tcW w:w="0" w:type="auto"/>
            <w:vAlign w:val="center"/>
            <w:hideMark/>
          </w:tcPr>
          <w:p w14:paraId="15CF9A76" w14:textId="77777777" w:rsidR="00902434" w:rsidRPr="001115CF" w:rsidRDefault="00C427E9" w:rsidP="00902434">
            <w:pPr>
              <w:spacing w:after="0" w:line="240" w:lineRule="auto"/>
              <w:rPr>
                <w:szCs w:val="24"/>
              </w:rPr>
            </w:pPr>
            <m:oMathPara>
              <m:oMath>
                <m:sSub>
                  <m:sSubPr>
                    <m:ctrlPr>
                      <w:rPr>
                        <w:rFonts w:ascii="Cambria Math" w:hAnsi="Cambria Math"/>
                        <w:i/>
                        <w:szCs w:val="32"/>
                      </w:rPr>
                    </m:ctrlPr>
                  </m:sSubPr>
                  <m:e>
                    <m:r>
                      <w:rPr>
                        <w:rFonts w:ascii="Cambria Math" w:hAnsi="Cambria Math"/>
                        <w:szCs w:val="32"/>
                      </w:rPr>
                      <m:t xml:space="preserve"> β</m:t>
                    </m:r>
                  </m:e>
                  <m:sub>
                    <m:r>
                      <w:rPr>
                        <w:rFonts w:ascii="Cambria Math" w:hAnsi="Cambria Math"/>
                        <w:szCs w:val="32"/>
                      </w:rPr>
                      <m:t>R</m:t>
                    </m:r>
                  </m:sub>
                </m:sSub>
              </m:oMath>
            </m:oMathPara>
          </w:p>
        </w:tc>
        <w:tc>
          <w:tcPr>
            <w:tcW w:w="0" w:type="auto"/>
            <w:vAlign w:val="center"/>
            <w:hideMark/>
          </w:tcPr>
          <w:p w14:paraId="586568CC" w14:textId="29EDF468" w:rsidR="00902434" w:rsidRPr="00711189" w:rsidRDefault="00711189" w:rsidP="00902434">
            <w:pPr>
              <w:spacing w:after="0" w:line="240" w:lineRule="auto"/>
              <w:jc w:val="center"/>
              <w:rPr>
                <w:szCs w:val="24"/>
              </w:rPr>
            </w:pPr>
            <w:r w:rsidRPr="00711189">
              <w:rPr>
                <w:color w:val="000000"/>
                <w:szCs w:val="24"/>
              </w:rPr>
              <w:t>-0.007</w:t>
            </w:r>
            <w:r w:rsidRPr="00711189">
              <w:rPr>
                <w:color w:val="000000"/>
                <w:szCs w:val="24"/>
                <w:vertAlign w:val="superscript"/>
              </w:rPr>
              <w:t>***</w:t>
            </w:r>
            <w:r w:rsidRPr="00711189">
              <w:rPr>
                <w:color w:val="000000"/>
                <w:szCs w:val="24"/>
              </w:rPr>
              <w:t> (0.001)</w:t>
            </w:r>
          </w:p>
        </w:tc>
      </w:tr>
      <w:tr w:rsidR="00902434" w:rsidRPr="001115CF" w14:paraId="18833E48" w14:textId="77777777" w:rsidTr="00902434">
        <w:trPr>
          <w:tblCellSpacing w:w="15" w:type="dxa"/>
          <w:jc w:val="center"/>
        </w:trPr>
        <w:tc>
          <w:tcPr>
            <w:tcW w:w="0" w:type="auto"/>
            <w:vAlign w:val="center"/>
            <w:hideMark/>
          </w:tcPr>
          <w:p w14:paraId="4B67AA1E" w14:textId="77777777" w:rsidR="00902434" w:rsidRPr="001115CF" w:rsidRDefault="00C427E9" w:rsidP="00902434">
            <w:pPr>
              <w:spacing w:after="0" w:line="240" w:lineRule="auto"/>
              <w:rPr>
                <w:szCs w:val="24"/>
              </w:rPr>
            </w:pPr>
            <m:oMathPara>
              <m:oMath>
                <m:sSub>
                  <m:sSubPr>
                    <m:ctrlPr>
                      <w:rPr>
                        <w:rFonts w:ascii="Cambria Math" w:hAnsi="Cambria Math"/>
                        <w:i/>
                        <w:szCs w:val="32"/>
                      </w:rPr>
                    </m:ctrlPr>
                  </m:sSubPr>
                  <m:e>
                    <m:r>
                      <w:rPr>
                        <w:rFonts w:ascii="Cambria Math" w:hAnsi="Cambria Math"/>
                        <w:szCs w:val="32"/>
                      </w:rPr>
                      <m:t>β</m:t>
                    </m:r>
                  </m:e>
                  <m:sub>
                    <m:r>
                      <w:rPr>
                        <w:rFonts w:ascii="Cambria Math" w:hAnsi="Cambria Math"/>
                        <w:szCs w:val="32"/>
                      </w:rPr>
                      <m:t>P</m:t>
                    </m:r>
                  </m:sub>
                </m:sSub>
              </m:oMath>
            </m:oMathPara>
          </w:p>
        </w:tc>
        <w:tc>
          <w:tcPr>
            <w:tcW w:w="0" w:type="auto"/>
            <w:vAlign w:val="center"/>
            <w:hideMark/>
          </w:tcPr>
          <w:p w14:paraId="62F628AC" w14:textId="5585DC95" w:rsidR="00902434" w:rsidRPr="00711189" w:rsidRDefault="00711189" w:rsidP="00902434">
            <w:pPr>
              <w:spacing w:after="0" w:line="240" w:lineRule="auto"/>
              <w:jc w:val="center"/>
              <w:rPr>
                <w:szCs w:val="24"/>
              </w:rPr>
            </w:pPr>
            <w:r w:rsidRPr="00711189">
              <w:rPr>
                <w:color w:val="000000"/>
                <w:szCs w:val="24"/>
              </w:rPr>
              <w:t>0.013</w:t>
            </w:r>
            <w:r w:rsidRPr="00711189">
              <w:rPr>
                <w:color w:val="000000"/>
                <w:szCs w:val="24"/>
                <w:vertAlign w:val="superscript"/>
              </w:rPr>
              <w:t>***</w:t>
            </w:r>
            <w:r w:rsidRPr="00711189">
              <w:rPr>
                <w:color w:val="000000"/>
                <w:szCs w:val="24"/>
              </w:rPr>
              <w:t> (0.0004)</w:t>
            </w:r>
          </w:p>
        </w:tc>
      </w:tr>
      <w:tr w:rsidR="00902434" w:rsidRPr="001115CF" w14:paraId="2EFEA8C8" w14:textId="77777777" w:rsidTr="00902434">
        <w:trPr>
          <w:tblCellSpacing w:w="15" w:type="dxa"/>
          <w:jc w:val="center"/>
        </w:trPr>
        <w:tc>
          <w:tcPr>
            <w:tcW w:w="0" w:type="auto"/>
            <w:vAlign w:val="center"/>
            <w:hideMark/>
          </w:tcPr>
          <w:p w14:paraId="7DF903EE" w14:textId="77777777" w:rsidR="00902434" w:rsidRPr="001115CF" w:rsidRDefault="00C427E9" w:rsidP="00902434">
            <w:pPr>
              <w:spacing w:after="0" w:line="240" w:lineRule="auto"/>
              <w:rPr>
                <w:szCs w:val="24"/>
              </w:rPr>
            </w:pPr>
            <m:oMathPara>
              <m:oMath>
                <m:sSub>
                  <m:sSubPr>
                    <m:ctrlPr>
                      <w:rPr>
                        <w:rFonts w:ascii="Cambria Math" w:hAnsi="Cambria Math"/>
                        <w:i/>
                        <w:szCs w:val="32"/>
                      </w:rPr>
                    </m:ctrlPr>
                  </m:sSubPr>
                  <m:e>
                    <m:r>
                      <w:rPr>
                        <w:rFonts w:ascii="Cambria Math" w:hAnsi="Cambria Math"/>
                        <w:szCs w:val="32"/>
                      </w:rPr>
                      <m:t>β</m:t>
                    </m:r>
                  </m:e>
                  <m:sub>
                    <m:r>
                      <w:rPr>
                        <w:rFonts w:ascii="Cambria Math" w:hAnsi="Cambria Math"/>
                        <w:szCs w:val="32"/>
                      </w:rPr>
                      <m:t>RP</m:t>
                    </m:r>
                  </m:sub>
                </m:sSub>
              </m:oMath>
            </m:oMathPara>
          </w:p>
        </w:tc>
        <w:tc>
          <w:tcPr>
            <w:tcW w:w="0" w:type="auto"/>
            <w:vAlign w:val="center"/>
            <w:hideMark/>
          </w:tcPr>
          <w:p w14:paraId="5518AF01" w14:textId="7D68945E" w:rsidR="00902434" w:rsidRPr="00711189" w:rsidRDefault="00711189" w:rsidP="00902434">
            <w:pPr>
              <w:spacing w:after="0" w:line="240" w:lineRule="auto"/>
              <w:jc w:val="center"/>
              <w:rPr>
                <w:szCs w:val="24"/>
              </w:rPr>
            </w:pPr>
            <w:r w:rsidRPr="00711189">
              <w:rPr>
                <w:color w:val="000000"/>
                <w:szCs w:val="24"/>
              </w:rPr>
              <w:t>-0.004</w:t>
            </w:r>
            <w:r w:rsidRPr="00711189">
              <w:rPr>
                <w:color w:val="000000"/>
                <w:szCs w:val="24"/>
                <w:vertAlign w:val="superscript"/>
              </w:rPr>
              <w:t>***</w:t>
            </w:r>
            <w:r w:rsidRPr="00711189">
              <w:rPr>
                <w:color w:val="000000"/>
                <w:szCs w:val="24"/>
              </w:rPr>
              <w:t> (0.0005)</w:t>
            </w:r>
          </w:p>
        </w:tc>
      </w:tr>
      <w:tr w:rsidR="00902434" w:rsidRPr="001115CF" w14:paraId="1566A537" w14:textId="77777777" w:rsidTr="00902434">
        <w:trPr>
          <w:tblCellSpacing w:w="15" w:type="dxa"/>
          <w:jc w:val="center"/>
        </w:trPr>
        <w:tc>
          <w:tcPr>
            <w:tcW w:w="0" w:type="auto"/>
            <w:gridSpan w:val="2"/>
            <w:tcBorders>
              <w:bottom w:val="single" w:sz="6" w:space="0" w:color="000000"/>
            </w:tcBorders>
            <w:vAlign w:val="center"/>
            <w:hideMark/>
          </w:tcPr>
          <w:p w14:paraId="7A9DDE50" w14:textId="77777777" w:rsidR="00902434" w:rsidRPr="001115CF" w:rsidRDefault="00902434" w:rsidP="00902434">
            <w:pPr>
              <w:spacing w:after="0" w:line="240" w:lineRule="auto"/>
              <w:jc w:val="center"/>
              <w:rPr>
                <w:szCs w:val="24"/>
              </w:rPr>
            </w:pPr>
          </w:p>
        </w:tc>
      </w:tr>
      <w:tr w:rsidR="00902434" w:rsidRPr="001115CF" w14:paraId="75CE1B17" w14:textId="77777777" w:rsidTr="00902434">
        <w:trPr>
          <w:tblCellSpacing w:w="15" w:type="dxa"/>
          <w:jc w:val="center"/>
        </w:trPr>
        <w:tc>
          <w:tcPr>
            <w:tcW w:w="0" w:type="auto"/>
            <w:vAlign w:val="center"/>
            <w:hideMark/>
          </w:tcPr>
          <w:p w14:paraId="1DDCF617" w14:textId="77777777" w:rsidR="00902434" w:rsidRPr="001115CF" w:rsidRDefault="00902434" w:rsidP="00902434">
            <w:pPr>
              <w:spacing w:after="0" w:line="240" w:lineRule="auto"/>
              <w:rPr>
                <w:szCs w:val="24"/>
              </w:rPr>
            </w:pPr>
            <w:r w:rsidRPr="001115CF">
              <w:rPr>
                <w:szCs w:val="24"/>
              </w:rPr>
              <w:t>Participants</w:t>
            </w:r>
          </w:p>
        </w:tc>
        <w:tc>
          <w:tcPr>
            <w:tcW w:w="0" w:type="auto"/>
            <w:vAlign w:val="center"/>
            <w:hideMark/>
          </w:tcPr>
          <w:p w14:paraId="40D9924B" w14:textId="524260FD" w:rsidR="00902434" w:rsidRPr="001115CF" w:rsidRDefault="00711189" w:rsidP="00902434">
            <w:pPr>
              <w:spacing w:after="0" w:line="240" w:lineRule="auto"/>
              <w:jc w:val="center"/>
              <w:rPr>
                <w:szCs w:val="24"/>
              </w:rPr>
            </w:pPr>
            <w:r>
              <w:rPr>
                <w:szCs w:val="24"/>
              </w:rPr>
              <w:t>10</w:t>
            </w:r>
          </w:p>
        </w:tc>
      </w:tr>
      <w:tr w:rsidR="00902434" w:rsidRPr="001115CF" w14:paraId="725BC09F" w14:textId="77777777" w:rsidTr="00902434">
        <w:trPr>
          <w:tblCellSpacing w:w="15" w:type="dxa"/>
          <w:jc w:val="center"/>
        </w:trPr>
        <w:tc>
          <w:tcPr>
            <w:tcW w:w="0" w:type="auto"/>
            <w:vAlign w:val="center"/>
            <w:hideMark/>
          </w:tcPr>
          <w:p w14:paraId="7EF22502" w14:textId="77777777" w:rsidR="00902434" w:rsidRPr="001115CF" w:rsidRDefault="00902434" w:rsidP="00902434">
            <w:pPr>
              <w:spacing w:after="0" w:line="240" w:lineRule="auto"/>
              <w:rPr>
                <w:szCs w:val="24"/>
              </w:rPr>
            </w:pPr>
            <w:r w:rsidRPr="001115CF">
              <w:rPr>
                <w:szCs w:val="24"/>
              </w:rPr>
              <w:t>Observations</w:t>
            </w:r>
          </w:p>
        </w:tc>
        <w:tc>
          <w:tcPr>
            <w:tcW w:w="0" w:type="auto"/>
            <w:vAlign w:val="center"/>
            <w:hideMark/>
          </w:tcPr>
          <w:p w14:paraId="2A82AE0C" w14:textId="431A5D52" w:rsidR="00902434" w:rsidRPr="001115CF" w:rsidRDefault="00711189" w:rsidP="00902434">
            <w:pPr>
              <w:spacing w:after="0" w:line="240" w:lineRule="auto"/>
              <w:jc w:val="center"/>
              <w:rPr>
                <w:szCs w:val="24"/>
              </w:rPr>
            </w:pPr>
            <w:r>
              <w:rPr>
                <w:szCs w:val="24"/>
              </w:rPr>
              <w:t>2437</w:t>
            </w:r>
          </w:p>
        </w:tc>
      </w:tr>
      <w:tr w:rsidR="00902434" w:rsidRPr="001115CF" w14:paraId="355AE04E" w14:textId="77777777" w:rsidTr="00902434">
        <w:trPr>
          <w:tblCellSpacing w:w="15" w:type="dxa"/>
          <w:jc w:val="center"/>
        </w:trPr>
        <w:tc>
          <w:tcPr>
            <w:tcW w:w="0" w:type="auto"/>
            <w:gridSpan w:val="2"/>
            <w:tcBorders>
              <w:bottom w:val="single" w:sz="6" w:space="0" w:color="000000"/>
            </w:tcBorders>
            <w:vAlign w:val="center"/>
            <w:hideMark/>
          </w:tcPr>
          <w:p w14:paraId="44F991CB" w14:textId="77777777" w:rsidR="00902434" w:rsidRPr="001115CF" w:rsidRDefault="00902434" w:rsidP="00902434">
            <w:pPr>
              <w:spacing w:after="0" w:line="240" w:lineRule="auto"/>
              <w:jc w:val="center"/>
              <w:rPr>
                <w:szCs w:val="24"/>
              </w:rPr>
            </w:pPr>
          </w:p>
        </w:tc>
      </w:tr>
      <w:tr w:rsidR="00902434" w:rsidRPr="001115CF" w14:paraId="435EB721" w14:textId="77777777" w:rsidTr="00902434">
        <w:trPr>
          <w:tblCellSpacing w:w="15" w:type="dxa"/>
          <w:jc w:val="center"/>
        </w:trPr>
        <w:tc>
          <w:tcPr>
            <w:tcW w:w="0" w:type="auto"/>
            <w:vAlign w:val="center"/>
            <w:hideMark/>
          </w:tcPr>
          <w:p w14:paraId="7A5BD5B7" w14:textId="77777777" w:rsidR="00902434" w:rsidRPr="001115CF" w:rsidRDefault="00902434" w:rsidP="00902434">
            <w:pPr>
              <w:spacing w:after="0" w:line="240" w:lineRule="auto"/>
              <w:rPr>
                <w:szCs w:val="24"/>
              </w:rPr>
            </w:pPr>
            <w:r w:rsidRPr="001115CF">
              <w:rPr>
                <w:i/>
                <w:iCs/>
                <w:szCs w:val="24"/>
              </w:rPr>
              <w:t>Note:</w:t>
            </w:r>
          </w:p>
        </w:tc>
        <w:tc>
          <w:tcPr>
            <w:tcW w:w="0" w:type="auto"/>
            <w:vAlign w:val="center"/>
            <w:hideMark/>
          </w:tcPr>
          <w:p w14:paraId="3022D554" w14:textId="77777777" w:rsidR="00902434" w:rsidRPr="001115CF" w:rsidRDefault="00902434" w:rsidP="00902434">
            <w:pPr>
              <w:spacing w:after="0" w:line="240" w:lineRule="auto"/>
              <w:jc w:val="right"/>
              <w:rPr>
                <w:szCs w:val="24"/>
              </w:rPr>
            </w:pPr>
            <w:r w:rsidRPr="001115CF">
              <w:rPr>
                <w:szCs w:val="24"/>
                <w:vertAlign w:val="superscript"/>
              </w:rPr>
              <w:t>*</w:t>
            </w:r>
            <w:r w:rsidRPr="001115CF">
              <w:rPr>
                <w:szCs w:val="24"/>
              </w:rPr>
              <w:t>p&lt;0.1; </w:t>
            </w:r>
            <w:r w:rsidRPr="001115CF">
              <w:rPr>
                <w:szCs w:val="24"/>
                <w:vertAlign w:val="superscript"/>
              </w:rPr>
              <w:t>**</w:t>
            </w:r>
            <w:r w:rsidRPr="001115CF">
              <w:rPr>
                <w:szCs w:val="24"/>
              </w:rPr>
              <w:t>p&lt;0.05; </w:t>
            </w:r>
            <w:r w:rsidRPr="001115CF">
              <w:rPr>
                <w:szCs w:val="24"/>
                <w:vertAlign w:val="superscript"/>
              </w:rPr>
              <w:t>***</w:t>
            </w:r>
            <w:r w:rsidRPr="001115CF">
              <w:rPr>
                <w:szCs w:val="24"/>
              </w:rPr>
              <w:t>p&lt;0.01</w:t>
            </w:r>
          </w:p>
        </w:tc>
      </w:tr>
    </w:tbl>
    <w:p w14:paraId="23A44EFF" w14:textId="77777777" w:rsidR="00902434" w:rsidRPr="007B5B45" w:rsidRDefault="00902434" w:rsidP="00902434">
      <w:pPr>
        <w:spacing w:before="200" w:after="0" w:line="360" w:lineRule="auto"/>
        <w:jc w:val="both"/>
        <w:rPr>
          <w:i/>
          <w:sz w:val="22"/>
        </w:rPr>
      </w:pPr>
    </w:p>
    <w:p w14:paraId="71775697" w14:textId="77777777" w:rsidR="00902434" w:rsidRDefault="00902434" w:rsidP="002C4E70">
      <w:pPr>
        <w:pStyle w:val="Heading3"/>
        <w:spacing w:line="480" w:lineRule="auto"/>
        <w:jc w:val="both"/>
        <w:rPr>
          <w:sz w:val="24"/>
        </w:rPr>
      </w:pPr>
      <w:bookmarkStart w:id="34" w:name="_Toc88648209"/>
      <w:r w:rsidRPr="007B5B45">
        <w:rPr>
          <w:sz w:val="24"/>
        </w:rPr>
        <w:t>Steering rate</w:t>
      </w:r>
      <w:bookmarkEnd w:id="34"/>
    </w:p>
    <w:p w14:paraId="6345538D" w14:textId="0FD426E2" w:rsidR="00AB129A" w:rsidRDefault="003367F3" w:rsidP="002C4E70">
      <w:pPr>
        <w:spacing w:line="480" w:lineRule="auto"/>
        <w:jc w:val="both"/>
      </w:pPr>
      <w:r>
        <w:t>Table 3</w:t>
      </w:r>
      <w:r w:rsidR="00902434">
        <w:t xml:space="preserve"> </w:t>
      </w:r>
      <w:r w:rsidR="00902434" w:rsidRPr="00935F4D">
        <w:t>summari</w:t>
      </w:r>
      <w:r w:rsidR="00902434">
        <w:t>s</w:t>
      </w:r>
      <w:r w:rsidR="00902434" w:rsidRPr="00935F4D">
        <w:t xml:space="preserve">es the fixed effects for the steering rate </w:t>
      </w:r>
      <w:r w:rsidR="00C37252">
        <w:t xml:space="preserve">model. </w:t>
      </w:r>
      <w:r w:rsidR="00902434">
        <w:t>A significant main effect of radius and starting position was found as well as a significant interaction between these variables. A significant radius-starting position interaction is evident with between-level differences of starting position becoming smaller as radii increase, mirroring the effects s</w:t>
      </w:r>
      <w:r w:rsidR="00A84B94">
        <w:t>een for lateral position error (see Figure</w:t>
      </w:r>
      <w:r w:rsidR="00C37252">
        <w:t xml:space="preserve"> 12</w:t>
      </w:r>
      <w:r w:rsidR="00A84B94">
        <w:t xml:space="preserve">C). </w:t>
      </w:r>
      <w:r w:rsidR="00902434">
        <w:t xml:space="preserve"> </w:t>
      </w:r>
      <w:r w:rsidR="00680B2C">
        <w:t xml:space="preserve">The </w:t>
      </w:r>
      <m:oMath>
        <m:sSub>
          <m:sSubPr>
            <m:ctrlPr>
              <w:rPr>
                <w:rFonts w:ascii="Cambria Math" w:hAnsi="Cambria Math"/>
                <w:i/>
                <w:szCs w:val="32"/>
              </w:rPr>
            </m:ctrlPr>
          </m:sSubPr>
          <m:e>
            <m:r>
              <w:rPr>
                <w:rFonts w:ascii="Cambria Math" w:hAnsi="Cambria Math"/>
                <w:szCs w:val="32"/>
              </w:rPr>
              <m:t>β</m:t>
            </m:r>
          </m:e>
          <m:sub>
            <m:r>
              <w:rPr>
                <w:rFonts w:ascii="Cambria Math" w:hAnsi="Cambria Math"/>
                <w:szCs w:val="32"/>
              </w:rPr>
              <m:t>RP</m:t>
            </m:r>
          </m:sub>
        </m:sSub>
      </m:oMath>
      <w:r w:rsidR="00680B2C">
        <w:rPr>
          <w:rFonts w:eastAsiaTheme="minorEastAsia"/>
        </w:rPr>
        <w:t xml:space="preserve"> parameter </w:t>
      </w:r>
      <w:r w:rsidR="00680B2C">
        <w:t xml:space="preserve">suggests that for a 1 standard deviation increase in radii, the effect of starting position on steering rate was reduced by around </w:t>
      </w:r>
      <w:r w:rsidR="00C37252">
        <w:t>0.014°/s</w:t>
      </w:r>
      <w:r w:rsidR="00680B2C">
        <w:t>. This interaction mirrors the one found for lateral position error and provides strong evidence in favour of the Accumulator framework. Participants did not initiate similar steering rates across the conditions, but instead varied them relative to the radius and initial starting po</w:t>
      </w:r>
      <w:r w:rsidR="00D552C7">
        <w:t>sition they were presented with.</w:t>
      </w:r>
    </w:p>
    <w:p w14:paraId="5A428A5D" w14:textId="24C12E20" w:rsidR="002B0573" w:rsidRDefault="00C37252" w:rsidP="002C4E70">
      <w:pPr>
        <w:spacing w:line="480" w:lineRule="auto"/>
        <w:jc w:val="both"/>
        <w:rPr>
          <w:i/>
        </w:rPr>
      </w:pPr>
      <w:r w:rsidRPr="00C37252">
        <w:rPr>
          <w:b/>
          <w:noProof/>
        </w:rPr>
        <w:lastRenderedPageBreak/>
        <w:drawing>
          <wp:inline distT="0" distB="0" distL="0" distR="0" wp14:anchorId="0CE0D248" wp14:editId="7BB35FC5">
            <wp:extent cx="5403215" cy="2517775"/>
            <wp:effectExtent l="0" t="0" r="6985" b="0"/>
            <wp:docPr id="3" name="Picture 3" descr="C:\Users\pscmgo\OneDrive for Business\PhD\Project\Experiment_Code\TvA_analysis_curves\Plots\Fig12.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scmgo\OneDrive for Business\PhD\Project\Experiment_Code\TvA_analysis_curves\Plots\Fig12.tiff"/>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3215" cy="2517775"/>
                    </a:xfrm>
                    <a:prstGeom prst="rect">
                      <a:avLst/>
                    </a:prstGeom>
                    <a:noFill/>
                    <a:ln>
                      <a:noFill/>
                    </a:ln>
                  </pic:spPr>
                </pic:pic>
              </a:graphicData>
            </a:graphic>
          </wp:inline>
        </w:drawing>
      </w:r>
      <w:r w:rsidR="002B0573" w:rsidRPr="002B0573">
        <w:rPr>
          <w:i/>
        </w:rPr>
        <w:t xml:space="preserve">Figure 12: Accumulator (A) and Threshold (B) framework predictions of the qualitative patterns of steering rates that might be expected based upon experimental simulations. Y axis values have been removed as these predictions are of qualitative response patterns rather than quantitative estimates. </w:t>
      </w:r>
      <w:r>
        <w:rPr>
          <w:i/>
        </w:rPr>
        <w:t xml:space="preserve">For the Threshold framework, the starting position levels have been shifted under each other to make them more visible. In practice, we would not expect differences in behaviour between these levels under this framework for this metric. </w:t>
      </w:r>
      <w:r w:rsidR="002B0573" w:rsidRPr="002B0573">
        <w:rPr>
          <w:i/>
        </w:rPr>
        <w:t>C) Mean steering rates across radii and starting position conditions. Error bars represent 95% confidence intervals.</w:t>
      </w:r>
    </w:p>
    <w:p w14:paraId="2213528D" w14:textId="2F2DF224" w:rsidR="00C37252" w:rsidRDefault="00C37252" w:rsidP="002C4E70">
      <w:pPr>
        <w:spacing w:line="480" w:lineRule="auto"/>
        <w:jc w:val="both"/>
        <w:rPr>
          <w:i/>
        </w:rPr>
      </w:pPr>
    </w:p>
    <w:p w14:paraId="10AF16F0" w14:textId="02B9A8D8" w:rsidR="00C37252" w:rsidRDefault="00C37252" w:rsidP="002C4E70">
      <w:pPr>
        <w:spacing w:line="480" w:lineRule="auto"/>
        <w:jc w:val="both"/>
        <w:rPr>
          <w:i/>
        </w:rPr>
      </w:pPr>
    </w:p>
    <w:p w14:paraId="278F1321" w14:textId="4922517F" w:rsidR="00C37252" w:rsidRDefault="00C37252" w:rsidP="002C4E70">
      <w:pPr>
        <w:spacing w:line="480" w:lineRule="auto"/>
        <w:jc w:val="both"/>
        <w:rPr>
          <w:i/>
        </w:rPr>
      </w:pPr>
    </w:p>
    <w:p w14:paraId="449D5592" w14:textId="3D0EFEB5" w:rsidR="00C37252" w:rsidRDefault="00C37252" w:rsidP="002C4E70">
      <w:pPr>
        <w:spacing w:line="480" w:lineRule="auto"/>
        <w:jc w:val="both"/>
        <w:rPr>
          <w:i/>
        </w:rPr>
      </w:pPr>
    </w:p>
    <w:p w14:paraId="034E4537" w14:textId="06C58A2E" w:rsidR="00C37252" w:rsidRDefault="00C37252" w:rsidP="002C4E70">
      <w:pPr>
        <w:spacing w:line="480" w:lineRule="auto"/>
        <w:jc w:val="both"/>
        <w:rPr>
          <w:i/>
        </w:rPr>
      </w:pPr>
    </w:p>
    <w:p w14:paraId="6352BD68" w14:textId="1274B2AF" w:rsidR="00C37252" w:rsidRDefault="00C37252" w:rsidP="002C4E70">
      <w:pPr>
        <w:spacing w:line="480" w:lineRule="auto"/>
        <w:jc w:val="both"/>
        <w:rPr>
          <w:i/>
        </w:rPr>
      </w:pPr>
    </w:p>
    <w:p w14:paraId="21F7AFA1" w14:textId="77777777" w:rsidR="00C37252" w:rsidRPr="00C37252" w:rsidRDefault="00C37252" w:rsidP="002C4E70">
      <w:pPr>
        <w:spacing w:line="480" w:lineRule="auto"/>
        <w:jc w:val="both"/>
        <w:rPr>
          <w:i/>
          <w:color w:val="000000" w:themeColor="text1"/>
        </w:rPr>
      </w:pPr>
    </w:p>
    <w:p w14:paraId="270EDCF5" w14:textId="039213E4" w:rsidR="00902434" w:rsidRPr="00575BEF" w:rsidRDefault="00A84B94" w:rsidP="002C4E70">
      <w:pPr>
        <w:pStyle w:val="Caption"/>
        <w:spacing w:line="480" w:lineRule="auto"/>
        <w:ind w:left="0" w:firstLine="0"/>
        <w:jc w:val="both"/>
        <w:rPr>
          <w:b w:val="0"/>
          <w:i/>
        </w:rPr>
      </w:pPr>
      <w:bookmarkStart w:id="35" w:name="_Toc88647982"/>
      <w:r>
        <w:rPr>
          <w:b w:val="0"/>
          <w:i/>
        </w:rPr>
        <w:lastRenderedPageBreak/>
        <w:t xml:space="preserve">Table 3: </w:t>
      </w:r>
      <w:r w:rsidR="00902434" w:rsidRPr="00575BEF">
        <w:rPr>
          <w:b w:val="0"/>
          <w:i/>
        </w:rPr>
        <w:t>Fixed effect parameters estimates and standard errors from steering rate model</w:t>
      </w:r>
      <w:bookmarkEnd w:id="35"/>
      <w:r w:rsidR="008D464D">
        <w:rPr>
          <w:b w:val="0"/>
          <w:i/>
        </w:rPr>
        <w:t>.</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489"/>
        <w:gridCol w:w="2805"/>
      </w:tblGrid>
      <w:tr w:rsidR="00902434" w:rsidRPr="00E82C79" w14:paraId="1CC251DF" w14:textId="77777777" w:rsidTr="00902434">
        <w:trPr>
          <w:tblCellSpacing w:w="15" w:type="dxa"/>
          <w:jc w:val="center"/>
        </w:trPr>
        <w:tc>
          <w:tcPr>
            <w:tcW w:w="0" w:type="auto"/>
            <w:gridSpan w:val="2"/>
            <w:tcBorders>
              <w:top w:val="nil"/>
              <w:left w:val="nil"/>
              <w:bottom w:val="nil"/>
              <w:right w:val="nil"/>
            </w:tcBorders>
            <w:vAlign w:val="center"/>
            <w:hideMark/>
          </w:tcPr>
          <w:p w14:paraId="003F7042" w14:textId="77777777" w:rsidR="00902434" w:rsidRPr="00E82C79" w:rsidRDefault="00902434" w:rsidP="00902434">
            <w:pPr>
              <w:spacing w:after="0" w:line="240" w:lineRule="auto"/>
              <w:jc w:val="center"/>
              <w:rPr>
                <w:szCs w:val="24"/>
              </w:rPr>
            </w:pPr>
            <w:r w:rsidRPr="00E82C79">
              <w:rPr>
                <w:b/>
                <w:bCs/>
                <w:szCs w:val="24"/>
              </w:rPr>
              <w:t>Fixed effects</w:t>
            </w:r>
          </w:p>
        </w:tc>
      </w:tr>
      <w:tr w:rsidR="00902434" w:rsidRPr="00E82C79" w14:paraId="4CE6D824" w14:textId="77777777" w:rsidTr="00902434">
        <w:trPr>
          <w:tblCellSpacing w:w="15" w:type="dxa"/>
          <w:jc w:val="center"/>
        </w:trPr>
        <w:tc>
          <w:tcPr>
            <w:tcW w:w="0" w:type="auto"/>
            <w:gridSpan w:val="2"/>
            <w:tcBorders>
              <w:bottom w:val="single" w:sz="6" w:space="0" w:color="000000"/>
            </w:tcBorders>
            <w:vAlign w:val="center"/>
            <w:hideMark/>
          </w:tcPr>
          <w:p w14:paraId="65CB8CD6" w14:textId="77777777" w:rsidR="00902434" w:rsidRPr="00E82C79" w:rsidRDefault="00902434" w:rsidP="00902434">
            <w:pPr>
              <w:spacing w:after="0" w:line="240" w:lineRule="auto"/>
              <w:jc w:val="center"/>
              <w:rPr>
                <w:szCs w:val="24"/>
              </w:rPr>
            </w:pPr>
          </w:p>
        </w:tc>
      </w:tr>
      <w:tr w:rsidR="00902434" w:rsidRPr="00E82C79" w14:paraId="774BC652" w14:textId="77777777" w:rsidTr="00902434">
        <w:trPr>
          <w:tblCellSpacing w:w="15" w:type="dxa"/>
          <w:jc w:val="center"/>
        </w:trPr>
        <w:tc>
          <w:tcPr>
            <w:tcW w:w="0" w:type="auto"/>
            <w:vAlign w:val="center"/>
            <w:hideMark/>
          </w:tcPr>
          <w:p w14:paraId="4EFEB438" w14:textId="77777777" w:rsidR="00902434" w:rsidRPr="00E82C79" w:rsidRDefault="00902434" w:rsidP="00902434">
            <w:pPr>
              <w:spacing w:after="0" w:line="240" w:lineRule="auto"/>
              <w:jc w:val="center"/>
            </w:pPr>
          </w:p>
        </w:tc>
        <w:tc>
          <w:tcPr>
            <w:tcW w:w="0" w:type="auto"/>
            <w:vAlign w:val="center"/>
            <w:hideMark/>
          </w:tcPr>
          <w:p w14:paraId="1C54ABB3" w14:textId="77777777" w:rsidR="00902434" w:rsidRPr="00E82C79" w:rsidRDefault="00902434" w:rsidP="00902434">
            <w:pPr>
              <w:spacing w:after="0" w:line="240" w:lineRule="auto"/>
              <w:jc w:val="center"/>
              <w:rPr>
                <w:szCs w:val="24"/>
              </w:rPr>
            </w:pPr>
            <w:r w:rsidRPr="00E82C79">
              <w:rPr>
                <w:i/>
                <w:iCs/>
                <w:szCs w:val="24"/>
              </w:rPr>
              <w:t>Dependent variable:</w:t>
            </w:r>
          </w:p>
        </w:tc>
      </w:tr>
      <w:tr w:rsidR="00902434" w:rsidRPr="00E82C79" w14:paraId="5DD877EE" w14:textId="77777777" w:rsidTr="00902434">
        <w:trPr>
          <w:tblCellSpacing w:w="15" w:type="dxa"/>
          <w:jc w:val="center"/>
        </w:trPr>
        <w:tc>
          <w:tcPr>
            <w:tcW w:w="0" w:type="auto"/>
            <w:vAlign w:val="center"/>
            <w:hideMark/>
          </w:tcPr>
          <w:p w14:paraId="31041EE4" w14:textId="77777777" w:rsidR="00902434" w:rsidRPr="00E82C79" w:rsidRDefault="00902434" w:rsidP="00902434">
            <w:pPr>
              <w:spacing w:after="0" w:line="240" w:lineRule="auto"/>
              <w:jc w:val="center"/>
              <w:rPr>
                <w:szCs w:val="24"/>
              </w:rPr>
            </w:pPr>
          </w:p>
        </w:tc>
        <w:tc>
          <w:tcPr>
            <w:tcW w:w="0" w:type="auto"/>
            <w:tcBorders>
              <w:bottom w:val="single" w:sz="6" w:space="0" w:color="000000"/>
            </w:tcBorders>
            <w:vAlign w:val="center"/>
            <w:hideMark/>
          </w:tcPr>
          <w:p w14:paraId="0621E846" w14:textId="77777777" w:rsidR="00902434" w:rsidRPr="00E82C79" w:rsidRDefault="00902434" w:rsidP="00902434">
            <w:pPr>
              <w:spacing w:after="0" w:line="240" w:lineRule="auto"/>
              <w:jc w:val="center"/>
            </w:pPr>
          </w:p>
        </w:tc>
      </w:tr>
      <w:tr w:rsidR="00902434" w:rsidRPr="00E82C79" w14:paraId="2634C57F" w14:textId="77777777" w:rsidTr="00902434">
        <w:trPr>
          <w:tblCellSpacing w:w="15" w:type="dxa"/>
          <w:jc w:val="center"/>
        </w:trPr>
        <w:tc>
          <w:tcPr>
            <w:tcW w:w="0" w:type="auto"/>
            <w:vAlign w:val="center"/>
            <w:hideMark/>
          </w:tcPr>
          <w:p w14:paraId="547DCFA2" w14:textId="77777777" w:rsidR="00902434" w:rsidRPr="00E82C79" w:rsidRDefault="00902434" w:rsidP="00902434">
            <w:pPr>
              <w:spacing w:after="0" w:line="240" w:lineRule="auto"/>
              <w:jc w:val="center"/>
            </w:pPr>
          </w:p>
        </w:tc>
        <w:tc>
          <w:tcPr>
            <w:tcW w:w="0" w:type="auto"/>
            <w:vAlign w:val="center"/>
            <w:hideMark/>
          </w:tcPr>
          <w:p w14:paraId="79936273" w14:textId="77777777" w:rsidR="00902434" w:rsidRPr="00E82C79" w:rsidRDefault="00902434" w:rsidP="00902434">
            <w:pPr>
              <w:spacing w:after="0" w:line="240" w:lineRule="auto"/>
              <w:jc w:val="center"/>
              <w:rPr>
                <w:szCs w:val="24"/>
              </w:rPr>
            </w:pPr>
            <w:r w:rsidRPr="00E82C79">
              <w:rPr>
                <w:szCs w:val="24"/>
              </w:rPr>
              <w:t>Steering rate</w:t>
            </w:r>
          </w:p>
        </w:tc>
      </w:tr>
      <w:tr w:rsidR="00902434" w:rsidRPr="00E82C79" w14:paraId="200FBDE0" w14:textId="77777777" w:rsidTr="00902434">
        <w:trPr>
          <w:tblCellSpacing w:w="15" w:type="dxa"/>
          <w:jc w:val="center"/>
        </w:trPr>
        <w:tc>
          <w:tcPr>
            <w:tcW w:w="0" w:type="auto"/>
            <w:gridSpan w:val="2"/>
            <w:tcBorders>
              <w:bottom w:val="single" w:sz="6" w:space="0" w:color="000000"/>
            </w:tcBorders>
            <w:vAlign w:val="center"/>
            <w:hideMark/>
          </w:tcPr>
          <w:p w14:paraId="51896C62" w14:textId="77777777" w:rsidR="00902434" w:rsidRPr="00E82C79" w:rsidRDefault="00902434" w:rsidP="00902434">
            <w:pPr>
              <w:spacing w:after="0" w:line="240" w:lineRule="auto"/>
              <w:jc w:val="center"/>
              <w:rPr>
                <w:szCs w:val="24"/>
              </w:rPr>
            </w:pPr>
          </w:p>
        </w:tc>
      </w:tr>
      <w:tr w:rsidR="00902434" w:rsidRPr="00E82C79" w14:paraId="03C3BA55" w14:textId="77777777" w:rsidTr="00902434">
        <w:trPr>
          <w:tblCellSpacing w:w="15" w:type="dxa"/>
          <w:jc w:val="center"/>
        </w:trPr>
        <w:tc>
          <w:tcPr>
            <w:tcW w:w="0" w:type="auto"/>
            <w:vAlign w:val="center"/>
            <w:hideMark/>
          </w:tcPr>
          <w:p w14:paraId="16F3FECA" w14:textId="77777777" w:rsidR="00902434" w:rsidRPr="00E82C79" w:rsidRDefault="00C427E9" w:rsidP="00902434">
            <w:pPr>
              <w:spacing w:after="0" w:line="240" w:lineRule="auto"/>
              <w:rPr>
                <w:szCs w:val="24"/>
              </w:rPr>
            </w:pPr>
            <m:oMathPara>
              <m:oMath>
                <m:sSub>
                  <m:sSubPr>
                    <m:ctrlPr>
                      <w:rPr>
                        <w:rFonts w:ascii="Cambria Math" w:hAnsi="Cambria Math"/>
                        <w:i/>
                        <w:szCs w:val="32"/>
                      </w:rPr>
                    </m:ctrlPr>
                  </m:sSubPr>
                  <m:e>
                    <m:r>
                      <w:rPr>
                        <w:rFonts w:ascii="Cambria Math" w:hAnsi="Cambria Math"/>
                        <w:szCs w:val="32"/>
                      </w:rPr>
                      <m:t>β</m:t>
                    </m:r>
                  </m:e>
                  <m:sub>
                    <m:r>
                      <w:rPr>
                        <w:rFonts w:ascii="Cambria Math" w:hAnsi="Cambria Math"/>
                        <w:szCs w:val="32"/>
                      </w:rPr>
                      <m:t>0</m:t>
                    </m:r>
                  </m:sub>
                </m:sSub>
              </m:oMath>
            </m:oMathPara>
          </w:p>
        </w:tc>
        <w:tc>
          <w:tcPr>
            <w:tcW w:w="0" w:type="auto"/>
            <w:vAlign w:val="center"/>
            <w:hideMark/>
          </w:tcPr>
          <w:p w14:paraId="298238A4" w14:textId="0C6925BB" w:rsidR="00902434" w:rsidRPr="00C37252" w:rsidRDefault="00C37252" w:rsidP="00AB129A">
            <w:pPr>
              <w:spacing w:after="0" w:line="240" w:lineRule="auto"/>
              <w:jc w:val="center"/>
              <w:rPr>
                <w:szCs w:val="24"/>
              </w:rPr>
            </w:pPr>
            <w:r w:rsidRPr="00C37252">
              <w:rPr>
                <w:color w:val="000000"/>
                <w:szCs w:val="24"/>
              </w:rPr>
              <w:t>0.368</w:t>
            </w:r>
            <w:r w:rsidRPr="00C37252">
              <w:rPr>
                <w:color w:val="000000"/>
                <w:szCs w:val="24"/>
                <w:vertAlign w:val="superscript"/>
              </w:rPr>
              <w:t>***</w:t>
            </w:r>
            <w:r w:rsidRPr="00C37252">
              <w:rPr>
                <w:color w:val="000000"/>
                <w:szCs w:val="24"/>
              </w:rPr>
              <w:t> (0.028)</w:t>
            </w:r>
          </w:p>
        </w:tc>
      </w:tr>
      <w:tr w:rsidR="00902434" w:rsidRPr="00E82C79" w14:paraId="2E4E50AF" w14:textId="77777777" w:rsidTr="00902434">
        <w:trPr>
          <w:tblCellSpacing w:w="15" w:type="dxa"/>
          <w:jc w:val="center"/>
        </w:trPr>
        <w:tc>
          <w:tcPr>
            <w:tcW w:w="0" w:type="auto"/>
            <w:vAlign w:val="center"/>
            <w:hideMark/>
          </w:tcPr>
          <w:p w14:paraId="06CFFEB0" w14:textId="77777777" w:rsidR="00902434" w:rsidRPr="00E82C79" w:rsidRDefault="00C427E9" w:rsidP="00902434">
            <w:pPr>
              <w:spacing w:after="0" w:line="240" w:lineRule="auto"/>
              <w:rPr>
                <w:szCs w:val="24"/>
              </w:rPr>
            </w:pPr>
            <m:oMathPara>
              <m:oMath>
                <m:sSub>
                  <m:sSubPr>
                    <m:ctrlPr>
                      <w:rPr>
                        <w:rFonts w:ascii="Cambria Math" w:hAnsi="Cambria Math"/>
                        <w:i/>
                        <w:szCs w:val="32"/>
                      </w:rPr>
                    </m:ctrlPr>
                  </m:sSubPr>
                  <m:e>
                    <m:r>
                      <w:rPr>
                        <w:rFonts w:ascii="Cambria Math" w:hAnsi="Cambria Math"/>
                        <w:szCs w:val="32"/>
                      </w:rPr>
                      <m:t xml:space="preserve"> β</m:t>
                    </m:r>
                  </m:e>
                  <m:sub>
                    <m:r>
                      <w:rPr>
                        <w:rFonts w:ascii="Cambria Math" w:hAnsi="Cambria Math"/>
                        <w:szCs w:val="32"/>
                      </w:rPr>
                      <m:t>R</m:t>
                    </m:r>
                  </m:sub>
                </m:sSub>
              </m:oMath>
            </m:oMathPara>
          </w:p>
        </w:tc>
        <w:tc>
          <w:tcPr>
            <w:tcW w:w="0" w:type="auto"/>
            <w:vAlign w:val="center"/>
            <w:hideMark/>
          </w:tcPr>
          <w:p w14:paraId="746A5511" w14:textId="46C35E24" w:rsidR="00902434" w:rsidRPr="00C37252" w:rsidRDefault="00C37252" w:rsidP="00902434">
            <w:pPr>
              <w:spacing w:after="0" w:line="240" w:lineRule="auto"/>
              <w:jc w:val="center"/>
              <w:rPr>
                <w:szCs w:val="24"/>
              </w:rPr>
            </w:pPr>
            <w:r w:rsidRPr="00C37252">
              <w:rPr>
                <w:color w:val="000000"/>
                <w:szCs w:val="24"/>
              </w:rPr>
              <w:t>-0.036</w:t>
            </w:r>
            <w:r w:rsidRPr="00C37252">
              <w:rPr>
                <w:color w:val="000000"/>
                <w:szCs w:val="24"/>
                <w:vertAlign w:val="superscript"/>
              </w:rPr>
              <w:t>***</w:t>
            </w:r>
            <w:r w:rsidRPr="00C37252">
              <w:rPr>
                <w:color w:val="000000"/>
                <w:szCs w:val="24"/>
              </w:rPr>
              <w:t> (0.005)</w:t>
            </w:r>
          </w:p>
        </w:tc>
      </w:tr>
      <w:tr w:rsidR="00902434" w:rsidRPr="00E82C79" w14:paraId="46F028D6" w14:textId="77777777" w:rsidTr="00902434">
        <w:trPr>
          <w:tblCellSpacing w:w="15" w:type="dxa"/>
          <w:jc w:val="center"/>
        </w:trPr>
        <w:tc>
          <w:tcPr>
            <w:tcW w:w="0" w:type="auto"/>
            <w:vAlign w:val="center"/>
            <w:hideMark/>
          </w:tcPr>
          <w:p w14:paraId="0D7A0572" w14:textId="77777777" w:rsidR="00902434" w:rsidRPr="00E82C79" w:rsidRDefault="00C427E9" w:rsidP="00902434">
            <w:pPr>
              <w:spacing w:after="0" w:line="240" w:lineRule="auto"/>
              <w:rPr>
                <w:szCs w:val="24"/>
              </w:rPr>
            </w:pPr>
            <m:oMathPara>
              <m:oMath>
                <m:sSub>
                  <m:sSubPr>
                    <m:ctrlPr>
                      <w:rPr>
                        <w:rFonts w:ascii="Cambria Math" w:hAnsi="Cambria Math"/>
                        <w:i/>
                        <w:szCs w:val="32"/>
                      </w:rPr>
                    </m:ctrlPr>
                  </m:sSubPr>
                  <m:e>
                    <m:r>
                      <w:rPr>
                        <w:rFonts w:ascii="Cambria Math" w:hAnsi="Cambria Math"/>
                        <w:szCs w:val="32"/>
                      </w:rPr>
                      <m:t>β</m:t>
                    </m:r>
                  </m:e>
                  <m:sub>
                    <m:r>
                      <w:rPr>
                        <w:rFonts w:ascii="Cambria Math" w:hAnsi="Cambria Math"/>
                        <w:szCs w:val="32"/>
                      </w:rPr>
                      <m:t>P</m:t>
                    </m:r>
                  </m:sub>
                </m:sSub>
              </m:oMath>
            </m:oMathPara>
          </w:p>
        </w:tc>
        <w:tc>
          <w:tcPr>
            <w:tcW w:w="0" w:type="auto"/>
            <w:vAlign w:val="center"/>
            <w:hideMark/>
          </w:tcPr>
          <w:p w14:paraId="1D2F9EEA" w14:textId="5DFAB1D3" w:rsidR="00902434" w:rsidRPr="00C37252" w:rsidRDefault="00C37252" w:rsidP="00902434">
            <w:pPr>
              <w:spacing w:after="0" w:line="240" w:lineRule="auto"/>
              <w:jc w:val="center"/>
              <w:rPr>
                <w:szCs w:val="24"/>
              </w:rPr>
            </w:pPr>
            <w:r w:rsidRPr="00C37252">
              <w:rPr>
                <w:color w:val="000000"/>
                <w:szCs w:val="24"/>
              </w:rPr>
              <w:t>0.050</w:t>
            </w:r>
            <w:r w:rsidRPr="00C37252">
              <w:rPr>
                <w:color w:val="000000"/>
                <w:szCs w:val="24"/>
                <w:vertAlign w:val="superscript"/>
              </w:rPr>
              <w:t>***</w:t>
            </w:r>
            <w:r w:rsidRPr="00C37252">
              <w:rPr>
                <w:color w:val="000000"/>
                <w:szCs w:val="24"/>
              </w:rPr>
              <w:t> (0.008)</w:t>
            </w:r>
          </w:p>
        </w:tc>
      </w:tr>
      <w:tr w:rsidR="00902434" w:rsidRPr="00E82C79" w14:paraId="65B40B8F" w14:textId="77777777" w:rsidTr="00902434">
        <w:trPr>
          <w:tblCellSpacing w:w="15" w:type="dxa"/>
          <w:jc w:val="center"/>
        </w:trPr>
        <w:tc>
          <w:tcPr>
            <w:tcW w:w="0" w:type="auto"/>
            <w:vAlign w:val="center"/>
            <w:hideMark/>
          </w:tcPr>
          <w:p w14:paraId="065B6B91" w14:textId="77777777" w:rsidR="00902434" w:rsidRPr="00E82C79" w:rsidRDefault="00C427E9" w:rsidP="00902434">
            <w:pPr>
              <w:spacing w:after="0" w:line="240" w:lineRule="auto"/>
              <w:rPr>
                <w:szCs w:val="24"/>
              </w:rPr>
            </w:pPr>
            <m:oMathPara>
              <m:oMath>
                <m:sSub>
                  <m:sSubPr>
                    <m:ctrlPr>
                      <w:rPr>
                        <w:rFonts w:ascii="Cambria Math" w:hAnsi="Cambria Math"/>
                        <w:i/>
                        <w:szCs w:val="32"/>
                      </w:rPr>
                    </m:ctrlPr>
                  </m:sSubPr>
                  <m:e>
                    <m:r>
                      <w:rPr>
                        <w:rFonts w:ascii="Cambria Math" w:hAnsi="Cambria Math"/>
                        <w:szCs w:val="32"/>
                      </w:rPr>
                      <m:t>β</m:t>
                    </m:r>
                  </m:e>
                  <m:sub>
                    <m:r>
                      <w:rPr>
                        <w:rFonts w:ascii="Cambria Math" w:hAnsi="Cambria Math"/>
                        <w:szCs w:val="32"/>
                      </w:rPr>
                      <m:t>RP</m:t>
                    </m:r>
                  </m:sub>
                </m:sSub>
              </m:oMath>
            </m:oMathPara>
          </w:p>
        </w:tc>
        <w:tc>
          <w:tcPr>
            <w:tcW w:w="0" w:type="auto"/>
            <w:vAlign w:val="center"/>
            <w:hideMark/>
          </w:tcPr>
          <w:p w14:paraId="7C3A5AA3" w14:textId="56AE311D" w:rsidR="00902434" w:rsidRPr="00C37252" w:rsidRDefault="00C37252" w:rsidP="00902434">
            <w:pPr>
              <w:spacing w:after="0" w:line="240" w:lineRule="auto"/>
              <w:jc w:val="center"/>
              <w:rPr>
                <w:szCs w:val="24"/>
              </w:rPr>
            </w:pPr>
            <w:r w:rsidRPr="00C37252">
              <w:rPr>
                <w:color w:val="000000"/>
                <w:szCs w:val="24"/>
              </w:rPr>
              <w:t>-0.014</w:t>
            </w:r>
            <w:r w:rsidRPr="00C37252">
              <w:rPr>
                <w:color w:val="000000"/>
                <w:szCs w:val="24"/>
                <w:vertAlign w:val="superscript"/>
              </w:rPr>
              <w:t>***</w:t>
            </w:r>
            <w:r w:rsidRPr="00C37252">
              <w:rPr>
                <w:color w:val="000000"/>
                <w:szCs w:val="24"/>
              </w:rPr>
              <w:t> (0.004)</w:t>
            </w:r>
          </w:p>
        </w:tc>
      </w:tr>
      <w:tr w:rsidR="00902434" w:rsidRPr="00E82C79" w14:paraId="0C6A599B" w14:textId="77777777" w:rsidTr="00902434">
        <w:trPr>
          <w:tblCellSpacing w:w="15" w:type="dxa"/>
          <w:jc w:val="center"/>
        </w:trPr>
        <w:tc>
          <w:tcPr>
            <w:tcW w:w="0" w:type="auto"/>
            <w:gridSpan w:val="2"/>
            <w:tcBorders>
              <w:bottom w:val="single" w:sz="6" w:space="0" w:color="000000"/>
            </w:tcBorders>
            <w:vAlign w:val="center"/>
            <w:hideMark/>
          </w:tcPr>
          <w:p w14:paraId="472C5FF7" w14:textId="77777777" w:rsidR="00902434" w:rsidRPr="00E82C79" w:rsidRDefault="00902434" w:rsidP="00902434">
            <w:pPr>
              <w:spacing w:after="0" w:line="240" w:lineRule="auto"/>
              <w:jc w:val="center"/>
              <w:rPr>
                <w:szCs w:val="24"/>
              </w:rPr>
            </w:pPr>
          </w:p>
        </w:tc>
      </w:tr>
      <w:tr w:rsidR="00902434" w:rsidRPr="00E82C79" w14:paraId="6D500B98" w14:textId="77777777" w:rsidTr="00902434">
        <w:trPr>
          <w:tblCellSpacing w:w="15" w:type="dxa"/>
          <w:jc w:val="center"/>
        </w:trPr>
        <w:tc>
          <w:tcPr>
            <w:tcW w:w="0" w:type="auto"/>
            <w:vAlign w:val="center"/>
            <w:hideMark/>
          </w:tcPr>
          <w:p w14:paraId="66FC3EBC" w14:textId="77777777" w:rsidR="00902434" w:rsidRPr="00E82C79" w:rsidRDefault="00902434" w:rsidP="00902434">
            <w:pPr>
              <w:spacing w:after="0" w:line="240" w:lineRule="auto"/>
              <w:rPr>
                <w:szCs w:val="24"/>
              </w:rPr>
            </w:pPr>
            <w:r w:rsidRPr="00E82C79">
              <w:rPr>
                <w:szCs w:val="24"/>
              </w:rPr>
              <w:t>Participants</w:t>
            </w:r>
          </w:p>
        </w:tc>
        <w:tc>
          <w:tcPr>
            <w:tcW w:w="0" w:type="auto"/>
            <w:vAlign w:val="center"/>
            <w:hideMark/>
          </w:tcPr>
          <w:p w14:paraId="75FFB1AC" w14:textId="56707B56" w:rsidR="00902434" w:rsidRPr="00E82C79" w:rsidRDefault="00C37252" w:rsidP="00902434">
            <w:pPr>
              <w:spacing w:after="0" w:line="240" w:lineRule="auto"/>
              <w:jc w:val="center"/>
              <w:rPr>
                <w:szCs w:val="24"/>
              </w:rPr>
            </w:pPr>
            <w:r>
              <w:rPr>
                <w:szCs w:val="24"/>
              </w:rPr>
              <w:t>10</w:t>
            </w:r>
          </w:p>
        </w:tc>
      </w:tr>
      <w:tr w:rsidR="00902434" w:rsidRPr="00E82C79" w14:paraId="0C4691E7" w14:textId="77777777" w:rsidTr="00902434">
        <w:trPr>
          <w:tblCellSpacing w:w="15" w:type="dxa"/>
          <w:jc w:val="center"/>
        </w:trPr>
        <w:tc>
          <w:tcPr>
            <w:tcW w:w="0" w:type="auto"/>
            <w:vAlign w:val="center"/>
            <w:hideMark/>
          </w:tcPr>
          <w:p w14:paraId="32D9A6A7" w14:textId="77777777" w:rsidR="00902434" w:rsidRPr="00E82C79" w:rsidRDefault="00902434" w:rsidP="00902434">
            <w:pPr>
              <w:spacing w:after="0" w:line="240" w:lineRule="auto"/>
              <w:rPr>
                <w:szCs w:val="24"/>
              </w:rPr>
            </w:pPr>
            <w:r w:rsidRPr="00E82C79">
              <w:rPr>
                <w:szCs w:val="24"/>
              </w:rPr>
              <w:t>Observations</w:t>
            </w:r>
          </w:p>
        </w:tc>
        <w:tc>
          <w:tcPr>
            <w:tcW w:w="0" w:type="auto"/>
            <w:vAlign w:val="center"/>
            <w:hideMark/>
          </w:tcPr>
          <w:p w14:paraId="62DB25D0" w14:textId="37B06EDF" w:rsidR="00902434" w:rsidRPr="00E82C79" w:rsidRDefault="00C37252" w:rsidP="00902434">
            <w:pPr>
              <w:spacing w:after="0" w:line="240" w:lineRule="auto"/>
              <w:jc w:val="center"/>
              <w:rPr>
                <w:szCs w:val="24"/>
              </w:rPr>
            </w:pPr>
            <w:r>
              <w:rPr>
                <w:szCs w:val="24"/>
              </w:rPr>
              <w:t>2437</w:t>
            </w:r>
          </w:p>
        </w:tc>
      </w:tr>
      <w:tr w:rsidR="00902434" w:rsidRPr="00E82C79" w14:paraId="6F5C5C9E" w14:textId="77777777" w:rsidTr="00902434">
        <w:trPr>
          <w:tblCellSpacing w:w="15" w:type="dxa"/>
          <w:jc w:val="center"/>
        </w:trPr>
        <w:tc>
          <w:tcPr>
            <w:tcW w:w="0" w:type="auto"/>
            <w:gridSpan w:val="2"/>
            <w:tcBorders>
              <w:bottom w:val="single" w:sz="6" w:space="0" w:color="000000"/>
            </w:tcBorders>
            <w:vAlign w:val="center"/>
            <w:hideMark/>
          </w:tcPr>
          <w:p w14:paraId="0A580FA1" w14:textId="77777777" w:rsidR="00902434" w:rsidRPr="00E82C79" w:rsidRDefault="00902434" w:rsidP="00902434">
            <w:pPr>
              <w:spacing w:after="0" w:line="240" w:lineRule="auto"/>
              <w:jc w:val="center"/>
              <w:rPr>
                <w:szCs w:val="24"/>
              </w:rPr>
            </w:pPr>
          </w:p>
        </w:tc>
      </w:tr>
      <w:tr w:rsidR="00902434" w:rsidRPr="00E82C79" w14:paraId="652A00E5" w14:textId="77777777" w:rsidTr="00902434">
        <w:trPr>
          <w:tblCellSpacing w:w="15" w:type="dxa"/>
          <w:jc w:val="center"/>
        </w:trPr>
        <w:tc>
          <w:tcPr>
            <w:tcW w:w="0" w:type="auto"/>
            <w:vAlign w:val="center"/>
            <w:hideMark/>
          </w:tcPr>
          <w:p w14:paraId="4559FE07" w14:textId="77777777" w:rsidR="00902434" w:rsidRPr="00E82C79" w:rsidRDefault="00902434" w:rsidP="00902434">
            <w:pPr>
              <w:spacing w:after="0" w:line="240" w:lineRule="auto"/>
              <w:rPr>
                <w:szCs w:val="24"/>
              </w:rPr>
            </w:pPr>
            <w:r w:rsidRPr="00E82C79">
              <w:rPr>
                <w:i/>
                <w:iCs/>
                <w:szCs w:val="24"/>
              </w:rPr>
              <w:t>Note:</w:t>
            </w:r>
          </w:p>
        </w:tc>
        <w:tc>
          <w:tcPr>
            <w:tcW w:w="0" w:type="auto"/>
            <w:vAlign w:val="center"/>
            <w:hideMark/>
          </w:tcPr>
          <w:p w14:paraId="28732A49" w14:textId="77777777" w:rsidR="00902434" w:rsidRPr="00E82C79" w:rsidRDefault="00902434" w:rsidP="00902434">
            <w:pPr>
              <w:spacing w:after="0" w:line="240" w:lineRule="auto"/>
              <w:jc w:val="right"/>
              <w:rPr>
                <w:szCs w:val="24"/>
              </w:rPr>
            </w:pPr>
            <w:r w:rsidRPr="00E82C79">
              <w:rPr>
                <w:szCs w:val="24"/>
                <w:vertAlign w:val="superscript"/>
              </w:rPr>
              <w:t>*</w:t>
            </w:r>
            <w:r w:rsidRPr="00E82C79">
              <w:rPr>
                <w:szCs w:val="24"/>
              </w:rPr>
              <w:t>p&lt;0.1; </w:t>
            </w:r>
            <w:r w:rsidRPr="00E82C79">
              <w:rPr>
                <w:szCs w:val="24"/>
                <w:vertAlign w:val="superscript"/>
              </w:rPr>
              <w:t>**</w:t>
            </w:r>
            <w:r w:rsidRPr="00E82C79">
              <w:rPr>
                <w:szCs w:val="24"/>
              </w:rPr>
              <w:t>p&lt;0.05; </w:t>
            </w:r>
            <w:r w:rsidRPr="00E82C79">
              <w:rPr>
                <w:szCs w:val="24"/>
                <w:vertAlign w:val="superscript"/>
              </w:rPr>
              <w:t>***</w:t>
            </w:r>
            <w:r w:rsidRPr="00E82C79">
              <w:rPr>
                <w:szCs w:val="24"/>
              </w:rPr>
              <w:t>p&lt;0.01</w:t>
            </w:r>
          </w:p>
        </w:tc>
      </w:tr>
    </w:tbl>
    <w:p w14:paraId="17712AE2" w14:textId="77777777" w:rsidR="00902434" w:rsidRDefault="00902434" w:rsidP="00902434">
      <w:pPr>
        <w:spacing w:line="360" w:lineRule="auto"/>
        <w:jc w:val="both"/>
      </w:pPr>
    </w:p>
    <w:p w14:paraId="592BED05" w14:textId="77777777" w:rsidR="00902434" w:rsidRPr="003D7D31" w:rsidRDefault="00902434" w:rsidP="002C4E70">
      <w:pPr>
        <w:pStyle w:val="Heading2"/>
        <w:spacing w:line="480" w:lineRule="auto"/>
        <w:jc w:val="both"/>
        <w:rPr>
          <w:rFonts w:eastAsiaTheme="minorEastAsia"/>
          <w:sz w:val="24"/>
        </w:rPr>
      </w:pPr>
      <w:bookmarkStart w:id="36" w:name="_Toc88648211"/>
      <w:r w:rsidRPr="003D7D31">
        <w:rPr>
          <w:rFonts w:eastAsiaTheme="minorEastAsia"/>
          <w:sz w:val="24"/>
        </w:rPr>
        <w:t>Discussion</w:t>
      </w:r>
      <w:bookmarkEnd w:id="36"/>
    </w:p>
    <w:p w14:paraId="0530B535" w14:textId="28740C2F" w:rsidR="00902434" w:rsidRDefault="002B3469" w:rsidP="002C4E70">
      <w:pPr>
        <w:spacing w:line="480" w:lineRule="auto"/>
        <w:jc w:val="both"/>
      </w:pPr>
      <w:r>
        <w:t xml:space="preserve">The current </w:t>
      </w:r>
      <w:r w:rsidR="00902434" w:rsidRPr="00DE37C4">
        <w:t xml:space="preserve">experiment </w:t>
      </w:r>
      <w:r w:rsidR="00902434">
        <w:t xml:space="preserve">was the first targeted </w:t>
      </w:r>
      <w:r>
        <w:t>investigation into</w:t>
      </w:r>
      <w:r w:rsidR="00902434">
        <w:t xml:space="preserve"> whether the Accumulator framework would capture steering behaviours in relation to </w:t>
      </w:r>
      <w:r w:rsidR="00902434" w:rsidRPr="00D41A10">
        <w:t xml:space="preserve">curved </w:t>
      </w:r>
      <w:r w:rsidR="00902434">
        <w:t>road-lines.</w:t>
      </w:r>
      <w:r w:rsidR="008D464D">
        <w:t xml:space="preserve"> </w:t>
      </w:r>
      <w:commentRangeStart w:id="37"/>
      <w:r w:rsidR="008D464D">
        <w:t>Furthermore, this</w:t>
      </w:r>
      <w:r w:rsidR="006E42FC">
        <w:t xml:space="preserve"> experiment aimed to establish</w:t>
      </w:r>
      <w:r w:rsidR="008D464D">
        <w:t xml:space="preserve"> whether </w:t>
      </w:r>
      <w:r w:rsidR="00356C72">
        <w:t xml:space="preserve">the Accumulator framework was still applicable when drivers were provided with optical information </w:t>
      </w:r>
      <w:r w:rsidR="00E1003F">
        <w:t>consistent</w:t>
      </w:r>
      <w:r w:rsidR="00356C72">
        <w:t xml:space="preserve"> with </w:t>
      </w:r>
      <w:r w:rsidR="00E1003F">
        <w:t xml:space="preserve">everyday </w:t>
      </w:r>
      <w:r w:rsidR="00356C72">
        <w:t>locomotion.</w:t>
      </w:r>
      <w:r w:rsidR="006E42FC">
        <w:t xml:space="preserve"> </w:t>
      </w:r>
      <w:commentRangeEnd w:id="37"/>
      <w:r w:rsidR="00E967A4">
        <w:rPr>
          <w:rStyle w:val="CommentReference"/>
        </w:rPr>
        <w:commentReference w:id="37"/>
      </w:r>
      <w:r w:rsidR="00902434">
        <w:t>The rate at which the perceived control error developed (</w:t>
      </w:r>
      <m:oMath>
        <m:acc>
          <m:accPr>
            <m:chr m:val="̇"/>
            <m:ctrlPr>
              <w:rPr>
                <w:rFonts w:ascii="Cambria Math" w:eastAsia="Cambria Math" w:hAnsi="Cambria Math" w:cs="Cambria Math"/>
                <w:color w:val="000000"/>
              </w:rPr>
            </m:ctrlPr>
          </m:accPr>
          <m:e>
            <m:r>
              <w:rPr>
                <w:rFonts w:ascii="Cambria Math" w:eastAsia="Cambria Math" w:hAnsi="Cambria Math" w:cs="Cambria Math"/>
                <w:color w:val="000000"/>
              </w:rPr>
              <m:t>E</m:t>
            </m:r>
          </m:e>
        </m:acc>
      </m:oMath>
      <w:r w:rsidR="00902434">
        <w:rPr>
          <w:color w:val="000000"/>
        </w:rPr>
        <w:t xml:space="preserve">) </w:t>
      </w:r>
      <w:r w:rsidR="00902434">
        <w:t xml:space="preserve">was manipulated by altering the curvature of a road-line (smaller radii were associated with increased </w:t>
      </w:r>
      <m:oMath>
        <m:acc>
          <m:accPr>
            <m:chr m:val="̇"/>
            <m:ctrlPr>
              <w:rPr>
                <w:rFonts w:ascii="Cambria Math" w:eastAsia="Cambria Math" w:hAnsi="Cambria Math" w:cs="Cambria Math"/>
                <w:color w:val="000000"/>
              </w:rPr>
            </m:ctrlPr>
          </m:accPr>
          <m:e>
            <m:r>
              <w:rPr>
                <w:rFonts w:ascii="Cambria Math" w:eastAsia="Cambria Math" w:hAnsi="Cambria Math" w:cs="Cambria Math"/>
                <w:color w:val="000000"/>
              </w:rPr>
              <m:t>E</m:t>
            </m:r>
          </m:e>
        </m:acc>
      </m:oMath>
      <w:r w:rsidR="00902434">
        <w:rPr>
          <w:rFonts w:eastAsiaTheme="minorEastAsia"/>
          <w:color w:val="000000"/>
        </w:rPr>
        <w:t xml:space="preserve">) </w:t>
      </w:r>
      <w:r w:rsidR="00902434">
        <w:t xml:space="preserve">and initial </w:t>
      </w:r>
      <m:oMath>
        <m:r>
          <w:rPr>
            <w:rFonts w:ascii="Cambria Math" w:eastAsia="Cambria Math" w:hAnsi="Cambria Math" w:cs="Cambria Math"/>
            <w:color w:val="000000"/>
          </w:rPr>
          <m:t>E</m:t>
        </m:r>
      </m:oMath>
      <w:r w:rsidR="00902434">
        <w:t xml:space="preserve"> was manipulated by altering the starting position</w:t>
      </w:r>
      <w:r w:rsidR="006E42FC">
        <w:t xml:space="preserve"> of drivers</w:t>
      </w:r>
      <w:r w:rsidR="00902434">
        <w:t xml:space="preserve"> relative to the </w:t>
      </w:r>
      <w:r w:rsidR="00E1003F">
        <w:t xml:space="preserve">visible </w:t>
      </w:r>
      <w:r w:rsidR="00902434">
        <w:t xml:space="preserve">road-line. The results provided strong evidence that </w:t>
      </w:r>
      <w:r w:rsidR="00215B11">
        <w:t>drivers accumulated</w:t>
      </w:r>
      <w:r w:rsidR="00902434">
        <w:t xml:space="preserve"> </w:t>
      </w:r>
      <m:oMath>
        <m:r>
          <w:rPr>
            <w:rFonts w:ascii="Cambria Math" w:eastAsia="Cambria Math" w:hAnsi="Cambria Math" w:cs="Cambria Math"/>
            <w:color w:val="000000"/>
          </w:rPr>
          <m:t>E</m:t>
        </m:r>
      </m:oMath>
      <w:r w:rsidR="00902434">
        <w:t xml:space="preserve"> before initiating a response</w:t>
      </w:r>
      <w:r w:rsidR="00215B11">
        <w:t>,</w:t>
      </w:r>
      <w:r w:rsidR="00902434">
        <w:t xml:space="preserve"> rather than waiting for the perceptual signals to surpass a fixed threshold. </w:t>
      </w:r>
      <w:commentRangeStart w:id="38"/>
      <w:r w:rsidR="00902434">
        <w:t xml:space="preserve">Participants altered the timing and magnitude of their steering relative to the </w:t>
      </w:r>
      <m:oMath>
        <m:acc>
          <m:accPr>
            <m:chr m:val="̇"/>
            <m:ctrlPr>
              <w:rPr>
                <w:rFonts w:ascii="Cambria Math" w:eastAsia="Cambria Math" w:hAnsi="Cambria Math" w:cs="Cambria Math"/>
                <w:color w:val="000000"/>
              </w:rPr>
            </m:ctrlPr>
          </m:accPr>
          <m:e>
            <m:r>
              <w:rPr>
                <w:rFonts w:ascii="Cambria Math" w:eastAsia="Cambria Math" w:hAnsi="Cambria Math" w:cs="Cambria Math"/>
                <w:color w:val="000000"/>
              </w:rPr>
              <m:t>E</m:t>
            </m:r>
          </m:e>
        </m:acc>
      </m:oMath>
      <w:r w:rsidR="00902434">
        <w:rPr>
          <w:rFonts w:eastAsiaTheme="minorEastAsia"/>
          <w:color w:val="000000"/>
        </w:rPr>
        <w:t xml:space="preserve"> </w:t>
      </w:r>
      <w:r w:rsidR="00902434" w:rsidRPr="00953FE9">
        <w:t xml:space="preserve">and initial </w:t>
      </w:r>
      <m:oMath>
        <m:r>
          <w:rPr>
            <w:rFonts w:ascii="Cambria Math" w:eastAsia="Cambria Math" w:hAnsi="Cambria Math" w:cs="Cambria Math"/>
            <w:color w:val="000000"/>
          </w:rPr>
          <m:t>E</m:t>
        </m:r>
      </m:oMath>
      <w:r w:rsidR="00902434">
        <w:t xml:space="preserve"> they were presented with</w:t>
      </w:r>
      <w:commentRangeEnd w:id="38"/>
      <w:r w:rsidR="0052774C">
        <w:rPr>
          <w:rStyle w:val="CommentReference"/>
        </w:rPr>
        <w:commentReference w:id="38"/>
      </w:r>
      <w:r w:rsidR="00902434">
        <w:t>. These findings provide strong e</w:t>
      </w:r>
      <w:r w:rsidR="00215B11">
        <w:t>vidence that participants were accumulating</w:t>
      </w:r>
      <w:r w:rsidR="00902434">
        <w:t xml:space="preserve"> </w:t>
      </w:r>
      <w:r w:rsidR="00902434">
        <w:lastRenderedPageBreak/>
        <w:t xml:space="preserve">perceptual information over time rather than utilising time-independent </w:t>
      </w:r>
      <w:r w:rsidR="00215B11">
        <w:t xml:space="preserve">fixed </w:t>
      </w:r>
      <w:r w:rsidR="00902434">
        <w:t xml:space="preserve">thresholds. </w:t>
      </w:r>
    </w:p>
    <w:p w14:paraId="0678200F" w14:textId="577054D5" w:rsidR="0012443F" w:rsidRDefault="00902434" w:rsidP="002C4E70">
      <w:pPr>
        <w:spacing w:line="480" w:lineRule="auto"/>
        <w:jc w:val="both"/>
      </w:pPr>
      <w:r>
        <w:t xml:space="preserve">The steering magnitude metric matching the Accumulator predicted responses for lateral position error further supports the notion that the magnitude of a driver’s steering response appears to be linked to the quantity of the perceived control error they are responding to </w:t>
      </w:r>
      <w:r>
        <w:fldChar w:fldCharType="begin" w:fldLock="1"/>
      </w:r>
      <w:r w:rsidR="00B01521">
        <w:instrText>ADDIN CSL_CITATION {"citationItems":[{"id":"ITEM-1","itemData":{"DOI":"10.1016/j.aap.2020.105889","ISSN":"00014575","PMID":"33248429","abstract":"Prediction of driver reaction to the lead vehicle motion based on the perception-reaction time (PRT) is critical for prediction of rear-end crash risk. This study determines PRT at various spacings in approaching and braking conditions, and examines the association of PRT and deceleration rate with crash risk. For these tasks, a total of 50 drivers’ behavior was observed in a driving simulator experiment with 4 different scenarios – reaction to a decelerating lead vehicle, reaction to a stopped lead vehicle, perception of a lead vehicle's speed change, and perception of a slow-moving lead vehicle. The study tested three hypotheses of PRT including perception and reaction thresholds and the evidence accumulation framework using a visual variable (tau-inverse). It was found that the drivers neither reacted after a specific PRT from the start of perception nor reacted at a specific value of tau-inverse. Rather, the drivers generally reacted when the accumulation of evidence (tau-inverse) over time reached a threshold. It was also found that the magnitude of deceleration rate depends on the tau-inverse at the start of braking and hence, higher crash risk was associated with higher level of urgency and insufficient brake force rather than longer PRT. This study demonstrates that the evidence accumulation framework is a promising method of predicting driver reaction in approaching and braking conditions for different types of lead vehicle, and the level of urgency is important for predicting the probability of crash.","author":[{"dropping-particle":"","family":"Durrani","given":"Umair","non-dropping-particle":"","parse-names":false,"suffix":""},{"dropping-particle":"","family":"Lee","given":"Chris","non-dropping-particle":"","parse-names":false,"suffix":""},{"dropping-particle":"","family":"Shah","given":"Dhwani","non-dropping-particle":"","parse-names":false,"suffix":""}],"container-title":"Accident Analysis and Prevention","id":"ITEM-1","issued":{"date-parts":[["2021"]]},"title":"Predicting driver reaction time and deceleration: Comparison of perception-reaction thresholds and evidence accumulation framework","type":"article-journal","volume":"149"},"uris":["http://www.mendeley.com/documents/?uuid=fa652d58-3c9f-3754-a8ec-0fd795cb521d"]},{"id":"ITEM-2","itemData":{"DOI":"10.1007/s00422-017-0743-9","ISSN":"14320770","abstract":"A conceptual and computational framework is proposed for modelling of human sensorimotor control, and is exemplified for the sensorimotor task of steering a car. The framework emphasises control intermittency, and extends on existing models by suggesting that the nervous system implements intermittent control using a combination of (1) motor primitives, (2) prediction of sensory outcomes of motor actions, and (3) evidence accumulation of prediction errors. It is shown that approximate but useful sensory predictions in the intermittent control context can be constructed without detailed forward models, as a superposition of simple prediction primitives, resembling neurobiologically observed corollary discharges. The proposed mathematical framework allows straightforward extension to intermittent behaviour from existing one-dimensional continuous models in the linear control and ecological psychology traditions. Empirical observations from a driving simulator provide support for some of the framework assumptions: It is shown that human steering control, in routine lane-keeping and in a demanding near-limit task, is better described as a sequence of discrete stepwise steering adjustments, than as continuous control. Furthermore, the amplitudes of individual steering adjustments are well predicted by a compound visual cue signalling steering error, and even better so if also adjusting for predictions of how the same cue is affected by previous control. Finally, evidence accumulation is shown to explain observed covariability between inter-adjustment durations and adjustment amplitudes, seemingly better so than the type of threshold mechanisms that are typically assumed in existing models of intermittent control.","author":[{"dropping-particle":"","family":"Markkula","given":"Gustav","non-dropping-particle":"","parse-names":false,"suffix":""},{"dropping-particle":"","family":"Boer","given":"Erwin","non-dropping-particle":"","parse-names":false,"suffix":""},{"dropping-particle":"","family":"Romano","given":"Richard","non-dropping-particle":"","parse-names":false,"suffix":""},{"dropping-particle":"","family":"Merat","given":"Natasha","non-dropping-particle":"","parse-names":false,"suffix":""}],"container-title":"Biological Cybernetics","id":"ITEM-2","issue":"3","issued":{"date-parts":[["2018","6","16"]]},"page":"181-207","title":"Sustained sensorimotor control as intermittent decisions about prediction errors: computational framework and application to ground vehicle steering","type":"article-journal","volume":"112"},"uris":["http://www.mendeley.com/documents/?uuid=39125e11-a50e-33e1-b81e-1ea3b9d61859"]},{"id":"ITEM-3","itemData":{"DOI":"10.1037/0096-1523.21.5.996","ISSN":"00961523","abstract":"Deceleration during braking could be controlled by (a) using the time derivative of the relative rate of optical expansion, relative to a -0.5 margin value of tau-dot (D.N. Lee, 1976) or (b) computing the required deceleration from spatial variables (i.e., perceived distance, velocity, or object size). Participants viewed closed-loop displays of approach to an object and regulated their deceleration with a brake. The object appeared on a checkerboard ground surface (providing velocity, distance, and size information) or with no background (providing only optical expansion). Mean tau-dot during braking was -0.51, and estimates of the critical value of tau-dot based on brake adjustments were -0.44 and -0.52, close to the expected value. There were no overall effects of the ground surface or object size. The results are consistent with a tau-dot strategy, where the direction and magnitude of brake adjustments are regulated using tau-dot. © 1995 American Psychological Association.","author":[{"dropping-particle":"","family":"Yilmaz","given":"Emre H.","non-dropping-particle":"","parse-names":false,"suffix":""},{"dropping-particle":"","family":"Warren","given":"William H.","non-dropping-particle":"","parse-names":false,"suffix":""}],"container-title":"Journal of Experimental Psychology: Human Perception and Performance","id":"ITEM-3","issue":"5","issued":{"date-parts":[["1995"]]},"page":"996-1014","title":"Visual Control of Braking: A Test of the τ Hypothesis","type":"article-journal","volume":"21"},"uris":["http://www.mendeley.com/documents/?uuid=4d77c3e5-fcd0-35a9-bd1f-7bdaf304b871"]}],"mendeley":{"formattedCitation":"(Durrani et al., 2021; Markkula et al., 2018; Yilmaz &amp; Warren, 1995)","plainTextFormattedCitation":"(Durrani et al., 2021; Markkula et al., 2018; Yilmaz &amp; Warren, 1995)","previouslyFormattedCitation":"(Durrani et al., 2021; Markkula et al., 2018; Yilmaz &amp; Warren, 1995)"},"properties":{"noteIndex":0},"schema":"https://github.com/citation-style-language/schema/raw/master/csl-citation.json"}</w:instrText>
      </w:r>
      <w:r>
        <w:fldChar w:fldCharType="separate"/>
      </w:r>
      <w:r w:rsidR="00F30350" w:rsidRPr="00F30350">
        <w:rPr>
          <w:noProof/>
        </w:rPr>
        <w:t>(Durrani et al., 2021; Markkula et al., 2018; Yilmaz &amp; Warren, 1995)</w:t>
      </w:r>
      <w:r>
        <w:fldChar w:fldCharType="end"/>
      </w:r>
      <w:r>
        <w:t>. The Accumulator predicted interact</w:t>
      </w:r>
      <w:r w:rsidR="002B3469">
        <w:t xml:space="preserve">ion between </w:t>
      </w:r>
      <w:r>
        <w:t xml:space="preserve">radii and starting position </w:t>
      </w:r>
      <w:r w:rsidR="00E1003F">
        <w:t>is consistent with steering magnitude and lateral position error</w:t>
      </w:r>
      <w:r w:rsidR="00E1003F" w:rsidDel="00E1003F">
        <w:t xml:space="preserve"> </w:t>
      </w:r>
      <w:r w:rsidR="00E1003F">
        <w:t xml:space="preserve">metrics in previous observations of steering toward straight road-lines when manipulating </w:t>
      </w:r>
      <w:r w:rsidR="002B3469">
        <w:t xml:space="preserve">orientation and starting position </w:t>
      </w:r>
      <w:r w:rsidR="002B3469">
        <w:fldChar w:fldCharType="begin" w:fldLock="1"/>
      </w:r>
      <w:r w:rsidR="0040319E">
        <w:instrText>ADDIN CSL_CITATION {"citationItems":[{"id":"ITEM-1","itemData":{"author":[{"dropping-particle":"","family":"Goodridge","given":"Courtney Michael","non-dropping-particle":"","parse-names":false,"suffix":""},{"dropping-particle":"","family":"Mole","given":"Callum D","non-dropping-particle":"","parse-names":false,"suffix":""},{"dropping-particle":"","family":"Billington","given":"Jac","non-dropping-particle":"","parse-names":false,"suffix":""},{"dropping-particle":"","family":"Markkula","given":"Gustav","non-dropping-particle":"","parse-names":false,"suffix":""},{"dropping-particle":"","family":"Wilkie","given":"Richard M","non-dropping-particle":"","parse-names":false,"suffix":""}],"id":"ITEM-1","issued":{"date-parts":[["2021"]]},"page":"1-39","title":"Steering is initiated based on error accumulation","type":"article-journal"},"uris":["http://www.mendeley.com/documents/?uuid=79235cf1-96cf-39f6-8981-fca64dc20026"]}],"mendeley":{"formattedCitation":"(Goodridge et al., 2021)","manualFormatting":"(Goodridge et al., 2022)","plainTextFormattedCitation":"(Goodridge et al., 2021)","previouslyFormattedCitation":"(Goodridge et al., 2021)"},"properties":{"noteIndex":0},"schema":"https://github.com/citation-style-language/schema/raw/master/csl-citation.json"}</w:instrText>
      </w:r>
      <w:r w:rsidR="002B3469">
        <w:fldChar w:fldCharType="separate"/>
      </w:r>
      <w:r w:rsidR="0040319E">
        <w:rPr>
          <w:noProof/>
        </w:rPr>
        <w:t>(Goodridge et al., 2022</w:t>
      </w:r>
      <w:r w:rsidR="002B3469" w:rsidRPr="002B3469">
        <w:rPr>
          <w:noProof/>
        </w:rPr>
        <w:t>)</w:t>
      </w:r>
      <w:r w:rsidR="002B3469">
        <w:fldChar w:fldCharType="end"/>
      </w:r>
      <w:r w:rsidR="002B3469">
        <w:t>.</w:t>
      </w:r>
      <w:r w:rsidR="00D92E10">
        <w:t xml:space="preserve"> </w:t>
      </w:r>
      <w:r>
        <w:t>This provides good evidence that the magnitude of a steering response scales with the perceived control error that a driver is attempting to reduce</w:t>
      </w:r>
      <w:commentRangeStart w:id="39"/>
      <w:r>
        <w:t xml:space="preserve">. The current experiment also supports </w:t>
      </w:r>
      <w:r w:rsidR="00E1003F">
        <w:t xml:space="preserve">the </w:t>
      </w:r>
      <w:r>
        <w:t xml:space="preserve">findings </w:t>
      </w:r>
      <w:r w:rsidR="00E1003F">
        <w:t xml:space="preserve">of </w:t>
      </w:r>
      <w:r>
        <w:fldChar w:fldCharType="begin" w:fldLock="1"/>
      </w:r>
      <w:r>
        <w:instrText>ADDIN CSL_CITATION {"citationItems":[{"id":"ITEM-1","itemData":{"DOI":"10.1371/journal.pone.0242825","ISSN":"19326203","PMID":"33253219","abstract":"Current and foreseeable automated vehicles are not able to respond appropriately in all circumstances and require human monitoring. An experimental examination of steering automation failure shows that response latency, variability and corrective manoeuvring systematically depend on failure severity and the cognitive load of the driver. The results are formalised into a probabilistic predictive model of response latencies that accounts for failure severity, cognitive load and variability within and between drivers. The model predicts high rates of unsafe outcomes in plausible automation failure scenarios. These findings underline that understanding variability in failure responses is crucial for understanding outcomes in automation failures.","author":[{"dropping-particle":"","family":"Mole","given":"Callum","non-dropping-particle":"","parse-names":false,"suffix":""},{"dropping-particle":"","family":"Pekkanen","given":"Jami","non-dropping-particle":"","parse-names":false,"suffix":""},{"dropping-particle":"","family":"Sheppard","given":"William","non-dropping-particle":"","parse-names":false,"suffix":""},{"dropping-particle":"","family":"Louw","given":"Tyron","non-dropping-particle":"","parse-names":false,"suffix":""},{"dropping-particle":"","family":"Romano","given":"Richard","non-dropping-particle":"","parse-names":false,"suffix":""},{"dropping-particle":"","family":"Merat","given":"Natasha","non-dropping-particle":"","parse-names":false,"suffix":""},{"dropping-particle":"","family":"Markkula","given":"Gustav","non-dropping-particle":"","parse-names":false,"suffix":""},{"dropping-particle":"","family":"Wilkie","given":"Richard","non-dropping-particle":"","parse-names":false,"suffix":""}],"container-title":"PLOS ONE","id":"ITEM-1","issue":"11","issued":{"date-parts":[["2020","11","30"]]},"page":"e0242825","publisher":"Public Library of Science (PLoS)","title":"Predicting takeover response to silent automated vehicle failures","type":"article-journal","volume":"15"},"uris":["http://www.mendeley.com/documents/?uuid=75ba5bea-7911-31f0-928d-fcba2a1bdc9f"]}],"mendeley":{"formattedCitation":"(Mole et al., 2020)","manualFormatting":"Mole et al (2020)","plainTextFormattedCitation":"(Mole et al., 2020)","previouslyFormattedCitation":"(Mole et al., 2020)"},"properties":{"noteIndex":0},"schema":"https://github.com/citation-style-language/schema/raw/master/csl-citation.json"}</w:instrText>
      </w:r>
      <w:r>
        <w:fldChar w:fldCharType="separate"/>
      </w:r>
      <w:r w:rsidRPr="00BD45C6">
        <w:rPr>
          <w:noProof/>
        </w:rPr>
        <w:t>Mole et al</w:t>
      </w:r>
      <w:r>
        <w:rPr>
          <w:noProof/>
        </w:rPr>
        <w:t xml:space="preserve"> (</w:t>
      </w:r>
      <w:r w:rsidRPr="00BD45C6">
        <w:rPr>
          <w:noProof/>
        </w:rPr>
        <w:t>2020)</w:t>
      </w:r>
      <w:r>
        <w:fldChar w:fldCharType="end"/>
      </w:r>
      <w:r>
        <w:t xml:space="preserve"> who found that during </w:t>
      </w:r>
      <w:r w:rsidR="006E42FC">
        <w:t xml:space="preserve">silent </w:t>
      </w:r>
      <w:r>
        <w:t xml:space="preserve">failures of automation, drivers responded to smaller perceptual errors during more gradual failures. Such a finding is accumulative </w:t>
      </w:r>
      <w:r w:rsidR="0040319E">
        <w:t xml:space="preserve">in nature as the Accumulator </w:t>
      </w:r>
      <w:r>
        <w:t>mechanism predicts responses will occur at smaller error signal values when there is more time over which to integrate perceptual signals</w:t>
      </w:r>
      <w:r w:rsidR="006E42FC">
        <w:t>. The data and analysis in the current manuscript</w:t>
      </w:r>
      <w:r w:rsidR="00D92E10">
        <w:t xml:space="preserve"> </w:t>
      </w:r>
      <w:r>
        <w:t>presents a similar finding: drivers responded at smaller lateral position errors when the perceived control error developed more slowly (</w:t>
      </w:r>
      <w:proofErr w:type="gramStart"/>
      <w:r>
        <w:t>i.e.</w:t>
      </w:r>
      <w:proofErr w:type="gramEnd"/>
      <w:r>
        <w:t xml:space="preserve"> when presented with larger radii curves and nearer starting positions). </w:t>
      </w:r>
      <w:commentRangeEnd w:id="39"/>
      <w:r w:rsidR="0052774C">
        <w:rPr>
          <w:rStyle w:val="CommentReference"/>
        </w:rPr>
        <w:commentReference w:id="39"/>
      </w:r>
    </w:p>
    <w:p w14:paraId="3676AC48" w14:textId="737DA6DE" w:rsidR="0040319E" w:rsidRDefault="0040319E" w:rsidP="002C4E70">
      <w:pPr>
        <w:spacing w:line="480" w:lineRule="auto"/>
        <w:jc w:val="both"/>
      </w:pPr>
      <w:r>
        <w:t xml:space="preserve">A key methodological difference between the current experiment and previous research by Goodridge et al (2022) was the lack of camera counter-rotation. </w:t>
      </w:r>
      <w:commentRangeStart w:id="40"/>
      <w:del w:id="41" w:author="Gustav Markkula" w:date="2022-04-05T07:24:00Z">
        <w:r w:rsidR="00E1003F" w:rsidDel="0052774C">
          <w:delText>Given t</w:delText>
        </w:r>
      </w:del>
      <w:ins w:id="42" w:author="Gustav Markkula" w:date="2022-04-05T07:24:00Z">
        <w:r w:rsidR="0052774C">
          <w:t>T</w:t>
        </w:r>
      </w:ins>
      <w:r w:rsidR="00E1003F">
        <w:t>he consistent results across both experiments (</w:t>
      </w:r>
      <w:r w:rsidR="00EE68CD">
        <w:t>both with and without the camera counter-rotation</w:t>
      </w:r>
      <w:r w:rsidR="00E1003F">
        <w:t>)</w:t>
      </w:r>
      <w:r w:rsidR="00EE68CD">
        <w:t xml:space="preserve"> suggest</w:t>
      </w:r>
      <w:del w:id="43" w:author="Gustav Markkula" w:date="2022-04-05T07:25:00Z">
        <w:r w:rsidR="00EE68CD" w:rsidDel="0052774C">
          <w:delText>s</w:delText>
        </w:r>
      </w:del>
      <w:r w:rsidR="00EE68CD">
        <w:t xml:space="preserve"> that </w:t>
      </w:r>
      <w:commentRangeEnd w:id="40"/>
      <w:r w:rsidR="0052774C">
        <w:rPr>
          <w:rStyle w:val="CommentReference"/>
        </w:rPr>
        <w:commentReference w:id="40"/>
      </w:r>
      <w:r w:rsidR="00EE68CD">
        <w:t xml:space="preserve">this manipulation was not </w:t>
      </w:r>
      <w:r w:rsidR="00E1003F">
        <w:t xml:space="preserve">the cause for the observed </w:t>
      </w:r>
      <w:r w:rsidR="00EE68CD">
        <w:lastRenderedPageBreak/>
        <w:t>accumulation.</w:t>
      </w:r>
      <w:r w:rsidR="00E71245">
        <w:t xml:space="preserve"> </w:t>
      </w:r>
      <w:r w:rsidR="00EE68CD">
        <w:t xml:space="preserve">Future research </w:t>
      </w:r>
      <w:r w:rsidR="00E1003F">
        <w:t>could</w:t>
      </w:r>
      <w:r w:rsidR="00EE68CD">
        <w:t xml:space="preserve"> investigate how drivers sample the optical information </w:t>
      </w:r>
      <w:proofErr w:type="gramStart"/>
      <w:r w:rsidR="00EE68CD">
        <w:t>in order to</w:t>
      </w:r>
      <w:proofErr w:type="gramEnd"/>
      <w:r w:rsidR="00EE68CD">
        <w:t xml:space="preserve"> accumulate </w:t>
      </w:r>
      <w:ins w:id="44" w:author="Gustav Markkula" w:date="2022-04-05T07:25:00Z">
        <w:r w:rsidR="0052774C">
          <w:t xml:space="preserve">evidence, </w:t>
        </w:r>
      </w:ins>
      <w:r w:rsidR="00EE68CD">
        <w:t xml:space="preserve">by measuring eye movements. The steering literature has already demonstrated that drivers look where they steer </w:t>
      </w:r>
      <w:r w:rsidR="00EE68CD" w:rsidRPr="00BF7983">
        <w:rPr>
          <w:szCs w:val="24"/>
        </w:rPr>
        <w:fldChar w:fldCharType="begin" w:fldLock="1"/>
      </w:r>
      <w:r w:rsidR="0000044C">
        <w:rPr>
          <w:szCs w:val="24"/>
        </w:rPr>
        <w:instrText>ADDIN CSL_CITATION {"citationItems":[{"id":"ITEM-1","itemData":{"DOI":"10.1007/s00221-010-2321-4","ISBN":"0022101023214","ISSN":"00144819","PMID":"20556368","abstract":"Looking at the inside edge of the road when steering a bend seems to be a well-established strategy linked to using a feature called the tangent point. An alternative proposal suggests that the gaze patterns observed when steering result from looking at the points in the world through which one wishes to pass. In this explanation Wxation on or near the tangent point results from trying to take a trajectory that cuts the corner. To test these accounts, we recorded gaze and steering when taking diVerent paths along curved roadways. Participants could gauge and maintain their lateral distance, but crucially, gaze was predominantly directed to the region proximal to the desired path rather than toward the tangent point per se. These results show that successful control of high-speed locomotion requires Wxations in the direction you want to steer rather than using a single road feature like the tangent point. © 2010 Springer-Verlag.","author":[{"dropping-particle":"","family":"Wilkie","given":"R M","non-dropping-particle":"","parse-names":false,"suffix":""},{"dropping-particle":"","family":"Kountouriotis","given":"G. K.","non-dropping-particle":"","parse-names":false,"suffix":""},{"dropping-particle":"","family":"Merat","given":"N.","non-dropping-particle":"","parse-names":false,"suffix":""},{"dropping-particle":"","family":"Wann","given":"J P","non-dropping-particle":"","parse-names":false,"suffix":""}],"container-title":"Experimental Brain Research","id":"ITEM-1","issue":"4","issued":{"date-parts":[["2010"]]},"page":"539-547","title":"Using vision to control locomotion: Looking where you want to go","type":"article-journal","volume":"204"},"uris":["http://www.mendeley.com/documents/?uuid=6ae5949d-0e24-3e7f-99e9-fb317cfa21a3"]}],"mendeley":{"formattedCitation":"(R M Wilkie, Kountouriotis, Merat, &amp; Wann, 2010)","manualFormatting":"(Wilkie, Kountouriotis, Merat, &amp; Wann, 2010)","plainTextFormattedCitation":"(R M Wilkie, Kountouriotis, Merat, &amp; Wann, 2010)","previouslyFormattedCitation":"(R M Wilkie, Kountouriotis, Merat, &amp; Wann, 2010)"},"properties":{"noteIndex":0},"schema":"https://github.com/citation-style-language/schema/raw/master/csl-citation.json"}</w:instrText>
      </w:r>
      <w:r w:rsidR="00EE68CD" w:rsidRPr="00BF7983">
        <w:rPr>
          <w:szCs w:val="24"/>
        </w:rPr>
        <w:fldChar w:fldCharType="separate"/>
      </w:r>
      <w:r w:rsidR="00EE68CD" w:rsidRPr="00BF7983">
        <w:rPr>
          <w:noProof/>
          <w:szCs w:val="24"/>
        </w:rPr>
        <w:t>(Wilkie, Kountouriotis, Merat, &amp; Wann, 2010)</w:t>
      </w:r>
      <w:r w:rsidR="00EE68CD" w:rsidRPr="00BF7983">
        <w:rPr>
          <w:szCs w:val="24"/>
        </w:rPr>
        <w:fldChar w:fldCharType="end"/>
      </w:r>
      <w:r w:rsidR="00EE68CD" w:rsidRPr="00BF7983">
        <w:rPr>
          <w:szCs w:val="24"/>
        </w:rPr>
        <w:t xml:space="preserve"> but they also steer where they look </w:t>
      </w:r>
      <w:r w:rsidR="00EE68CD" w:rsidRPr="00BF7983">
        <w:rPr>
          <w:szCs w:val="24"/>
        </w:rPr>
        <w:fldChar w:fldCharType="begin" w:fldLock="1"/>
      </w:r>
      <w:r w:rsidR="0000044C">
        <w:rPr>
          <w:szCs w:val="24"/>
        </w:rPr>
        <w:instrText>ADDIN CSL_CITATION {"citationItems":[{"id":"ITEM-1","itemData":{"DOI":"10.1037/a0026123","ISSN":"00961523","PMID":"22060146","abstract":"Robust control of skilled actions requires the flexible combination of multiple sources of information. Here we examined the role of gaze during high-speed locomotor steering and in particular the role of feedback from the visible road edges. Participants were required to maintain one of three lateral positions on the road when one or both edges were degraded (either by fading or removing them). Steering became increasingly impaired as road edge information was degraded, with gaze being predominantly directed toward the required road position. When either of the road edges were removed, we observed systematic shifts in steering and gaze direction dependent upon both the required road position and the visible edge. A second experiment required fixation on the road center or beyond the road edges. The results showed that the direction of gaze led to predictable steering biases, which increased as road edge information became degraded. A new steering model demonstrates that the direction of gaze and both road edges influence steering in a manner consistent with the flexible weighted combination of near road feedback information and prospective gaze information. © 2011 American Psychological Association.","author":[{"dropping-particle":"","family":"Kountouriotis","given":"Georgios K.","non-dropping-particle":"","parse-names":false,"suffix":""},{"dropping-particle":"","family":"Floyd","given":"Rosalind C.","non-dropping-particle":"","parse-names":false,"suffix":""},{"dropping-particle":"","family":"Gardner","given":"Peter H.","non-dropping-particle":"","parse-names":false,"suffix":""},{"dropping-particle":"","family":"Merat","given":"Natasha","non-dropping-particle":"","parse-names":false,"suffix":""},{"dropping-particle":"","family":"Wilkie","given":"Richard M.","non-dropping-particle":"","parse-names":false,"suffix":""}],"container-title":"Journal of Experimental Psychology: Human Perception and Performance","id":"ITEM-1","issue":"3","issued":{"date-parts":[["2012"]]},"page":"687-702","title":"The role of gaze and road edge information during high-speed locomotion","type":"article-journal","volume":"38"},"uris":["http://www.mendeley.com/documents/?uuid=b5691787-1a1e-3c16-a40a-aa0521790776"]},{"id":"ITEM-2","itemData":{"DOI":"10.1167/8.4.18","ISSN":"1534-7362","abstract":"M. F. Land and D. N. Lee (1994) suggested that steering around a bend is controlled through the estimation of curvature using the visual direction of a single road feature: the tangent point. The aim of this study was to evaluate, using a simulated environment, whether the high levels of tangent point fixation reported by some researchers are indeed related to steering control. In the first experiment, gaze patterns were examined when steering along roadways of varying widths and curvatures. Experiment 2 investigated the effects of enforced fixation on steering, when gaze was directed to the road ahead at a range of lateral eccentricities, including the tangent point. All participants completed both experiments. Overall, there was no evidence for extensive tangent point fixation in the free-gaze experiment and enforced tangent point fixation did not result in more accurate steering. The present results seem to suggest that participants tend to steer in the direction of their gaze; hence, looking at the tangent point causes the driver to steer toward it. These results provide some support for the R. M. Wilkie and J. P. Wann (2002) model of steering, which proposes that drivers will direct their gaze toward points they wish to pass through.","author":[{"dropping-particle":"","family":"Robertshaw","given":"Katherine D.","non-dropping-particle":"","parse-names":false,"suffix":""},{"dropping-particle":"","family":"Wilkie","given":"Richard M.","non-dropping-particle":"","parse-names":false,"suffix":""}],"container-title":"Journal of Vision","id":"ITEM-2","issue":"4","issued":{"date-parts":[["2008"]]},"page":"18","title":"Does gaze influence steering around a bend?","type":"article-journal","volume":"8"},"uris":["http://www.mendeley.com/documents/?uuid=1e8a9ab5-0eef-36fb-bf1a-cc96f3582361"]}],"mendeley":{"formattedCitation":"(Kountouriotis, Floyd, Gardner, Merat, &amp; Wilkie, 2012; Robertshaw &amp; Wilkie, 2008)","manualFormatting":"(Kountouriotis et al., 2012; Robertshaw &amp; Wilkie, 2008)","plainTextFormattedCitation":"(Kountouriotis, Floyd, Gardner, Merat, &amp; Wilkie, 2012; Robertshaw &amp; Wilkie, 2008)","previouslyFormattedCitation":"(Kountouriotis, Floyd, Gardner, Merat, &amp; Wilkie, 2012; Robertshaw &amp; Wilkie, 2008)"},"properties":{"noteIndex":0},"schema":"https://github.com/citation-style-language/schema/raw/master/csl-citation.json"}</w:instrText>
      </w:r>
      <w:r w:rsidR="00EE68CD" w:rsidRPr="00BF7983">
        <w:rPr>
          <w:szCs w:val="24"/>
        </w:rPr>
        <w:fldChar w:fldCharType="separate"/>
      </w:r>
      <w:r w:rsidR="00EE68CD">
        <w:rPr>
          <w:noProof/>
          <w:szCs w:val="24"/>
        </w:rPr>
        <w:t>(</w:t>
      </w:r>
      <w:r w:rsidR="00EE68CD" w:rsidRPr="00CA7283">
        <w:rPr>
          <w:noProof/>
          <w:szCs w:val="24"/>
        </w:rPr>
        <w:t>Kountouriotis et al., 2012; Robertshaw &amp; Wilkie, 2008)</w:t>
      </w:r>
      <w:r w:rsidR="00EE68CD" w:rsidRPr="00BF7983">
        <w:rPr>
          <w:szCs w:val="24"/>
        </w:rPr>
        <w:fldChar w:fldCharType="end"/>
      </w:r>
      <w:r w:rsidR="00EE68CD" w:rsidRPr="00BF7983">
        <w:rPr>
          <w:szCs w:val="24"/>
        </w:rPr>
        <w:t>.</w:t>
      </w:r>
      <w:r w:rsidR="00EE68CD" w:rsidRPr="00EE68CD">
        <w:rPr>
          <w:szCs w:val="24"/>
        </w:rPr>
        <w:t xml:space="preserve"> </w:t>
      </w:r>
      <w:r w:rsidR="00EE68CD">
        <w:rPr>
          <w:szCs w:val="24"/>
        </w:rPr>
        <w:t>T</w:t>
      </w:r>
      <w:r w:rsidR="00EE68CD" w:rsidRPr="00BF7983">
        <w:rPr>
          <w:szCs w:val="24"/>
        </w:rPr>
        <w:t xml:space="preserve">hese studies </w:t>
      </w:r>
      <w:r w:rsidR="00E1003F">
        <w:rPr>
          <w:szCs w:val="24"/>
        </w:rPr>
        <w:t xml:space="preserve">show </w:t>
      </w:r>
      <w:r w:rsidR="00EE68CD">
        <w:rPr>
          <w:szCs w:val="24"/>
        </w:rPr>
        <w:t xml:space="preserve">that </w:t>
      </w:r>
      <w:r w:rsidR="00EE68CD" w:rsidRPr="00BF7983">
        <w:rPr>
          <w:szCs w:val="24"/>
        </w:rPr>
        <w:t xml:space="preserve">the direction of gaze is linked to the direction of steering (and vice versa). Because of the wealth of literature detailing the importance of gaze in steering coordination, </w:t>
      </w:r>
      <w:r w:rsidR="00EE68CD">
        <w:rPr>
          <w:szCs w:val="24"/>
        </w:rPr>
        <w:t xml:space="preserve">it </w:t>
      </w:r>
      <w:r w:rsidR="00E1003F">
        <w:rPr>
          <w:szCs w:val="24"/>
        </w:rPr>
        <w:t xml:space="preserve">may </w:t>
      </w:r>
      <w:r w:rsidR="00EE68CD">
        <w:rPr>
          <w:szCs w:val="24"/>
        </w:rPr>
        <w:t xml:space="preserve">be important to determine whether gaze has influence </w:t>
      </w:r>
      <w:r w:rsidR="00E1003F">
        <w:rPr>
          <w:szCs w:val="24"/>
        </w:rPr>
        <w:t xml:space="preserve">over </w:t>
      </w:r>
      <w:r w:rsidR="00EE68CD">
        <w:rPr>
          <w:szCs w:val="24"/>
        </w:rPr>
        <w:t xml:space="preserve">the accumulation of information. One way to do this would be to run a similar paradigm to the one presented here with an additional gaze fixation factor (similar to the one used by </w:t>
      </w:r>
      <w:r w:rsidR="00EE68CD" w:rsidRPr="00BF7983">
        <w:rPr>
          <w:szCs w:val="24"/>
        </w:rPr>
        <w:fldChar w:fldCharType="begin" w:fldLock="1"/>
      </w:r>
      <w:r w:rsidR="00EE68CD">
        <w:rPr>
          <w:szCs w:val="24"/>
        </w:rPr>
        <w:instrText>ADDIN CSL_CITATION {"citationItems":[{"id":"ITEM-1","itemData":{"DOI":"10.1167/3.11.3","ISSN":"15347362","PMID":"14765952","abstract":"Eye-movements have long been considered a problem when trying to understand the visual control of locomotion. They transform the retinal image from a simple expanding pattern of moving texture elements (pure optic flow), into a complex combination of translation and rotation components (retinal flow). In this article we investigate whether there are measurable advantages to having an active free gaze, over a static gaze or tracking gaze, when steering along a winding path. We also examine patterns of free gaze behavior to determine preferred gaze strategies during active locomotion. Participants were asked to steer along a computer-simulated textured roadway with free gaze, fixed gaze, or gaze tracking the center of the roadway. Deviation of position from the center of the road was recorded along with their point of gaze. It was found that visually tracking the middle of the road produced smaller steering errors than for fixed gaze. Participants performed best at the steering task when allowed to sample naturally from the road ahead with free gaze. There was some variation in the gaze strategies used, but sampling was predominantly of areas proximal to the center of the road. These results diverge from traditional models of flow analysis. © 2003 ARVO.","author":[{"dropping-particle":"","family":"Wilkie","given":"Richard M.","non-dropping-particle":"","parse-names":false,"suffix":""},{"dropping-particle":"","family":"Wann","given":"John P.","non-dropping-particle":"","parse-names":false,"suffix":""}],"container-title":"Journal of Vision","id":"ITEM-1","issue":"11","issued":{"date-parts":[["2003"]]},"page":"677-684","title":"Eye-movements aid the control of locomotion","type":"article-journal","volume":"3"},"uris":["http://www.mendeley.com/documents/?uuid=58d918e3-d410-3dc7-99b1-455fb085836b"]}],"mendeley":{"formattedCitation":"(Richard M. Wilkie &amp; Wann, 2003)","manualFormatting":"Wilkie &amp; Wann, 2003)","plainTextFormattedCitation":"(Richard M. Wilkie &amp; Wann, 2003)","previouslyFormattedCitation":"(Richard M. Wilkie &amp; Wann, 2003)"},"properties":{"noteIndex":0},"schema":"https://github.com/citation-style-language/schema/raw/master/csl-citation.json"}</w:instrText>
      </w:r>
      <w:r w:rsidR="00EE68CD" w:rsidRPr="00BF7983">
        <w:rPr>
          <w:szCs w:val="24"/>
        </w:rPr>
        <w:fldChar w:fldCharType="separate"/>
      </w:r>
      <w:r w:rsidR="00EE68CD">
        <w:rPr>
          <w:noProof/>
          <w:szCs w:val="24"/>
        </w:rPr>
        <w:t xml:space="preserve">Wilkie &amp; Wann, </w:t>
      </w:r>
      <w:r w:rsidR="00EE68CD" w:rsidRPr="00BF7983">
        <w:rPr>
          <w:noProof/>
          <w:szCs w:val="24"/>
        </w:rPr>
        <w:t>2003)</w:t>
      </w:r>
      <w:r w:rsidR="00EE68CD" w:rsidRPr="00BF7983">
        <w:rPr>
          <w:szCs w:val="24"/>
        </w:rPr>
        <w:fldChar w:fldCharType="end"/>
      </w:r>
      <w:r w:rsidR="00EE68CD">
        <w:rPr>
          <w:szCs w:val="24"/>
        </w:rPr>
        <w:t xml:space="preserve">. If forced fixations disrupt the orientation/radii-starting position interaction, </w:t>
      </w:r>
      <w:r w:rsidR="00F51AFA">
        <w:rPr>
          <w:szCs w:val="24"/>
        </w:rPr>
        <w:t xml:space="preserve">then that would demonstrate having </w:t>
      </w:r>
      <w:r w:rsidR="00EE68CD">
        <w:rPr>
          <w:szCs w:val="24"/>
        </w:rPr>
        <w:t xml:space="preserve">free gaze </w:t>
      </w:r>
      <w:r w:rsidR="00F51AFA">
        <w:rPr>
          <w:szCs w:val="24"/>
        </w:rPr>
        <w:t xml:space="preserve">pointed </w:t>
      </w:r>
      <w:r w:rsidR="00EE68CD">
        <w:rPr>
          <w:szCs w:val="24"/>
        </w:rPr>
        <w:t xml:space="preserve">in the direction </w:t>
      </w:r>
      <w:r w:rsidR="00F51AFA">
        <w:rPr>
          <w:szCs w:val="24"/>
        </w:rPr>
        <w:t>the</w:t>
      </w:r>
      <w:r w:rsidR="00EE68CD">
        <w:rPr>
          <w:szCs w:val="24"/>
        </w:rPr>
        <w:t xml:space="preserve"> driver wants to steer </w:t>
      </w:r>
      <w:r w:rsidR="00F51AFA">
        <w:rPr>
          <w:szCs w:val="24"/>
        </w:rPr>
        <w:t xml:space="preserve">is </w:t>
      </w:r>
      <w:r w:rsidR="00EE68CD">
        <w:rPr>
          <w:szCs w:val="24"/>
        </w:rPr>
        <w:t xml:space="preserve">a prerequisite for the successful accumulation of information. However, if biasing gaze </w:t>
      </w:r>
      <w:r w:rsidR="00EE68CD" w:rsidRPr="00F44006">
        <w:rPr>
          <w:i/>
          <w:szCs w:val="24"/>
        </w:rPr>
        <w:t>does not</w:t>
      </w:r>
      <w:r w:rsidR="00EE68CD">
        <w:rPr>
          <w:szCs w:val="24"/>
        </w:rPr>
        <w:t xml:space="preserve"> influence Accumulator framework steering behaviours, </w:t>
      </w:r>
      <w:r w:rsidR="00F51AFA">
        <w:t>then it may be that</w:t>
      </w:r>
      <w:r w:rsidR="00EE68CD">
        <w:t xml:space="preserve"> peripheral vision </w:t>
      </w:r>
      <w:r w:rsidR="00F51AFA">
        <w:t xml:space="preserve">is </w:t>
      </w:r>
      <w:r w:rsidR="00EE68CD">
        <w:t xml:space="preserve">adequate to accumulate the perceptual </w:t>
      </w:r>
      <w:r w:rsidR="00F51AFA">
        <w:t xml:space="preserve">signals </w:t>
      </w:r>
      <w:r w:rsidR="00EE68CD">
        <w:t xml:space="preserve">necessary to inform a steering response. </w:t>
      </w:r>
    </w:p>
    <w:p w14:paraId="20D8A465" w14:textId="252461B4" w:rsidR="0000044C" w:rsidRPr="00923AAC" w:rsidRDefault="00902434" w:rsidP="002C4E70">
      <w:pPr>
        <w:spacing w:line="480" w:lineRule="auto"/>
        <w:jc w:val="both"/>
        <w:rPr>
          <w:highlight w:val="yellow"/>
        </w:rPr>
      </w:pPr>
      <w:r>
        <w:t>Accumulator based predictions of steering behaviours translating to the more general context of steering curved trajectories provides good evidence that the Accumulator framework is not specific to simple straight road-</w:t>
      </w:r>
      <w:r w:rsidR="0000044C">
        <w:t xml:space="preserve">line error-correction contexts. The use of curved paths in the current experiment also opens the door towards another line of investigation; namely, whether the Accumulator framework could be used within </w:t>
      </w:r>
      <w:r w:rsidR="00451293">
        <w:t xml:space="preserve">a more </w:t>
      </w:r>
      <w:r w:rsidR="0000044C">
        <w:t xml:space="preserve">predictive steering control setting. Throughout this experiment, the Accumulator framework has been viewed through the lens of online steering control, whereby action is mapped directly upon the perceptual input indicating a need for control </w:t>
      </w:r>
      <w:r w:rsidR="0000044C">
        <w:fldChar w:fldCharType="begin" w:fldLock="1"/>
      </w:r>
      <w:r w:rsidR="0000044C">
        <w:instrText>ADDIN CSL_CITATION {"citationItems":[{"id":"ITEM-1","itemData":{"ISBN":"9789515148421","author":[{"dropping-particle":"","family":"Pekkanen","given":"Jami","non-dropping-particle":"","parse-names":false,"suffix":""}],"container-title":"Fabianinkatu","id":"ITEM-1","issue":"January","issued":{"date-parts":[["2019"]]},"title":"Perception , action and attention in locomotor control: An experimental and computational investigation of driving","type":"thesis","volume":"33"},"uris":["http://www.mendeley.com/documents/?uuid=a142fb75-8f32-39e4-9cc2-5ad21a5ab4e4"]},{"id":"ITEM-2","itemData":{"DOI":"10.1016/j.visres.2014.10.008","ISSN":"18785646","PMID":"25454700","abstract":"Two general approaches to the visual control of action have emerged in last few decades, known as the on-line and model-based approaches. The key difference between them is whether action is controlled by current visual information or on the basis of an internal world model. In this paper, we evaluate three hypotheses: strong on-line control, strong model-based control, and a hybrid solution that combines on-line control with weak off-line strategies. We review experimental research on the control of locomotion and manual actions, which indicates that (a) an internal world model is neither sufficient nor necessary to control action at normal levels of performance; (b) current visual information is necessary and sufficient to control action at normal levels; and (c) under certain conditions (e.g. occlusion) action is controlled by less accurate, simple strategies such as heuristics, visual-motor mappings, or spatial memory. We conclude that the strong model-based hypothesis is not sustainable. Action is normally controlled on-line when current information is available, consistent with the strong on-line control hypothesis. In exceptional circumstances, action is controlled by weak, context-specific, off-line strategies. This hybrid solution is comprehensive, parsimonious, and able to account for a variety of tasks under a range of visual conditions.","author":[{"dropping-particle":"","family":"Zhao","given":"Huaiyong","non-dropping-particle":"","parse-names":false,"suffix":""},{"dropping-particle":"","family":"Warren","given":"William H.","non-dropping-particle":"","parse-names":false,"suffix":""}],"container-title":"Vision Research","id":"ITEM-2","issue":"PB","issued":{"date-parts":[["2015"]]},"page":"190-202","title":"On-line and model-based approaches to the visual control of action","type":"article-journal","volume":"110"},"uris":["http://www.mendeley.com/documents/?uuid=1bb92103-683d-30df-ac98-974659240ba7"]}],"mendeley":{"formattedCitation":"(Pekkanen, 2019; Zhao &amp; Warren, 2015)","plainTextFormattedCitation":"(Pekkanen, 2019; Zhao &amp; Warren, 2015)","previouslyFormattedCitation":"(Pekkanen, 2019; Zhao &amp; Warren, 2015)"},"properties":{"noteIndex":0},"schema":"https://github.com/citation-style-language/schema/raw/master/csl-citation.json"}</w:instrText>
      </w:r>
      <w:r w:rsidR="0000044C">
        <w:fldChar w:fldCharType="separate"/>
      </w:r>
      <w:r w:rsidR="0000044C" w:rsidRPr="0000044C">
        <w:rPr>
          <w:noProof/>
        </w:rPr>
        <w:t>(Pekkanen, 2019; Zhao &amp; Warren, 2015)</w:t>
      </w:r>
      <w:r w:rsidR="0000044C">
        <w:fldChar w:fldCharType="end"/>
      </w:r>
      <w:r w:rsidR="0000044C">
        <w:t xml:space="preserve">. However, when presenting a curved road-line, </w:t>
      </w:r>
      <w:r w:rsidR="0000044C">
        <w:lastRenderedPageBreak/>
        <w:t xml:space="preserve">participants may have been able to use a more predictive steering strategy by using </w:t>
      </w:r>
      <w:r w:rsidR="00F51AFA">
        <w:t xml:space="preserve">a </w:t>
      </w:r>
      <w:r w:rsidR="0000044C">
        <w:t xml:space="preserve">preview of the curved path to guide their steering response. Predictive or “model-based” steering control proposes that action is selected based upon an internal representation of the environment and an estimate of the perceptual variables within it </w:t>
      </w:r>
      <w:r w:rsidR="0000044C">
        <w:fldChar w:fldCharType="begin" w:fldLock="1"/>
      </w:r>
      <w:r w:rsidR="00923AAC">
        <w:instrText>ADDIN CSL_CITATION {"citationItems":[{"id":"ITEM-1","itemData":{"DOI":"10.1080/10407413.1998.9652685","ISSN":"1040-7413","abstract":"Gibson (1958/this issue) and his followers have emphasized the role of optic flow in the control of locomotion. In recent years much research has been devoted to the visual control of aiming and br...","author":[{"dropping-particle":"","family":"Loomis","given":"Jack M","non-dropping-particle":"","parse-names":false,"suffix":""},{"dropping-particle":"","family":"Beall","given":"Andrew C","non-dropping-particle":"","parse-names":false,"suffix":""}],"container-title":"Ecological Psychology","id":"ITEM-1","issue":"3-4","issued":{"date-parts":[["1998","9"]]},"page":"271-285","publisher":"Informa UK Limited","title":"Visually Controlled Locomotion: Its Dependence on Optic Flow, Three-Dimensional Space Perception, and Cognition","type":"article-journal","volume":"10"},"uris":["http://www.mendeley.com/documents/?uuid=f4d514f2-5eea-3662-a5ba-b3382413494a"]},{"id":"ITEM-2","itemData":{"ISBN":"9789515148421","author":[{"dropping-particle":"","family":"Pekkanen","given":"Jami","non-dropping-particle":"","parse-names":false,"suffix":""}],"container-title":"Fabianinkatu","id":"ITEM-2","issue":"January","issued":{"date-parts":[["2019"]]},"title":"Perception , action and attention in locomotor control: An experimental and computational investigation of driving","type":"thesis","volume":"33"},"uris":["http://www.mendeley.com/documents/?uuid=a142fb75-8f32-39e4-9cc2-5ad21a5ab4e4"]},{"id":"ITEM-3","itemData":{"DOI":"10.1080/10407413.1998.9652682","ISSN":"10407413","abstract":"Gibson's article, \"Visually Controlled Locomotion and Visual Orientation in Animals\" (1958/this issue), is the leading statement of a nonrepresentational, information-based approach to visual control. The core ideas he introduced 40 years ago resurface, explicitly or implicitly, in much contemporary work on perception and action in humans, insects, robots, and autonomous agents. The purpose of this special issue is to assess the continuing pertinence of these insights and illustrate current directions in research on visually controlled locomotion. In this article, I locate the 1958 article in the context of Gibson's emerging theory of perception, contrast information-based control with standard model-based and cybernetic control architectures, evaluate the current status of Gibson's visual control formulae, and situate visual control within an informational-dynamical approach to agent-environment systems.","author":[{"dropping-particle":"","family":"Warren","given":"William H.","non-dropping-particle":"","parse-names":false,"suffix":""}],"container-title":"Ecological Psychology","id":"ITEM-3","issue":"3-4","issued":{"date-parts":[["1998"]]},"page":"177-219","publisher":"Routledge","title":"Visually Controlled Locomotion: 40 Years Later","type":"article-journal","volume":"10"},"uris":["http://www.mendeley.com/documents/?uuid=fbb9ebec-2063-37a1-b13b-9af548f00271"]},{"id":"ITEM-4","itemData":{"DOI":"10.1016/j.visres.2014.10.008","ISSN":"18785646","PMID":"25454700","abstract":"Two general approaches to the visual control of action have emerged in last few decades, known as the on-line and model-based approaches. The key difference between them is whether action is controlled by current visual information or on the basis of an internal world model. In this paper, we evaluate three hypotheses: strong on-line control, strong model-based control, and a hybrid solution that combines on-line control with weak off-line strategies. We review experimental research on the control of locomotion and manual actions, which indicates that (a) an internal world model is neither sufficient nor necessary to control action at normal levels of performance; (b) current visual information is necessary and sufficient to control action at normal levels; and (c) under certain conditions (e.g. occlusion) action is controlled by less accurate, simple strategies such as heuristics, visual-motor mappings, or spatial memory. We conclude that the strong model-based hypothesis is not sustainable. Action is normally controlled on-line when current information is available, consistent with the strong on-line control hypothesis. In exceptional circumstances, action is controlled by weak, context-specific, off-line strategies. This hybrid solution is comprehensive, parsimonious, and able to account for a variety of tasks under a range of visual conditions.","author":[{"dropping-particle":"","family":"Zhao","given":"Huaiyong","non-dropping-particle":"","parse-names":false,"suffix":""},{"dropping-particle":"","family":"Warren","given":"William H.","non-dropping-particle":"","parse-names":false,"suffix":""}],"container-title":"Vision Research","id":"ITEM-4","issue":"PB","issued":{"date-parts":[["2015"]]},"page":"190-202","title":"On-line and model-based approaches to the visual control of action","type":"article-journal","volume":"110"},"uris":["http://www.mendeley.com/documents/?uuid=1bb92103-683d-30df-ac98-974659240ba7"]}],"mendeley":{"formattedCitation":"(Loomis &amp; Beall, 1998; Pekkanen, 2019; W. H. Warren, 1998; Zhao &amp; Warren, 2015)","manualFormatting":"(Loomis &amp; Beall, 1998; Pekkanen, 2019; Warren, 1998; Zhao &amp; Warren, 2015)","plainTextFormattedCitation":"(Loomis &amp; Beall, 1998; Pekkanen, 2019; W. H. Warren, 1998; Zhao &amp; Warren, 2015)","previouslyFormattedCitation":"(Loomis &amp; Beall, 1998; Pekkanen, 2019; W. H. Warren, 1998; Zhao &amp; Warren, 2015)"},"properties":{"noteIndex":0},"schema":"https://github.com/citation-style-language/schema/raw/master/csl-citation.json"}</w:instrText>
      </w:r>
      <w:r w:rsidR="0000044C">
        <w:fldChar w:fldCharType="separate"/>
      </w:r>
      <w:r w:rsidR="0000044C" w:rsidRPr="0000044C">
        <w:rPr>
          <w:noProof/>
        </w:rPr>
        <w:t>(Loomis &amp; Beall, 19</w:t>
      </w:r>
      <w:r w:rsidR="0000044C">
        <w:rPr>
          <w:noProof/>
        </w:rPr>
        <w:t xml:space="preserve">98; Pekkanen, 2019; </w:t>
      </w:r>
      <w:r w:rsidR="0000044C" w:rsidRPr="0000044C">
        <w:rPr>
          <w:noProof/>
        </w:rPr>
        <w:t>Warren, 1998; Zhao &amp; Warren, 2015)</w:t>
      </w:r>
      <w:r w:rsidR="0000044C">
        <w:fldChar w:fldCharType="end"/>
      </w:r>
      <w:r w:rsidR="0000044C">
        <w:t xml:space="preserve">. Whilst the Accumulator framework has been discussed </w:t>
      </w:r>
      <w:r w:rsidR="00F51AFA">
        <w:t xml:space="preserve">throughout </w:t>
      </w:r>
      <w:r w:rsidR="0000044C">
        <w:t>in relation to online steering control, this</w:t>
      </w:r>
      <w:r w:rsidR="0000044C" w:rsidRPr="0000044C">
        <w:t xml:space="preserve"> </w:t>
      </w:r>
      <w:r w:rsidR="0000044C">
        <w:t xml:space="preserve">is not to say it could not be incorporated within a model-based approach. Occlusion studies have demonstrated that drivers can maintain adequate steering control for around 2 seconds along curved paths </w:t>
      </w:r>
      <w:r w:rsidR="00923AAC">
        <w:fldChar w:fldCharType="begin" w:fldLock="1"/>
      </w:r>
      <w:r w:rsidR="00923AAC">
        <w:instrText>ADDIN CSL_CITATION {"citationItems":[{"id":"ITEM-1","itemData":{"author":[{"dropping-particle":"","family":"Cavallo","given":"V","non-dropping-particle":"","parse-names":false,"suffix":""},{"dropping-particle":"","family":"Brun-Dei","given":"M","non-dropping-particle":"","parse-names":false,"suffix":""},{"dropping-particle":"","family":"Laya","given":"O","non-dropping-particle":"","parse-names":false,"suffix":""},{"dropping-particle":"","family":"Neboit","given":"M.","non-dropping-particle":"","parse-names":false,"suffix":""}],"container-title":"Vision in Vehicles II","id":"ITEM-1","issued":{"date-parts":[["1988"]]},"page":"365-374","title":"Perception and Anticipation in Negotiating Curves: The Role of Driving Experience","type":"chapter"},"uris":["http://www.mendeley.com/documents/?uuid=98e3331b-d822-39d9-848d-ae71e7f7ecf8"]},{"id":"ITEM-2","itemData":{"DOI":"10.1177/001872088602800209","ISSN":"00187208","PMID":"3733107","author":[{"dropping-particle":"","family":"Godthelp","given":"H.","non-dropping-particle":"","parse-names":false,"suffix":""}],"container-title":"Human Factors","id":"ITEM-2","issue":"2","issued":{"date-parts":[["1986"]]},"page":"211-221","title":"Vehicle control during curve driving","type":"article-journal","volume":"28"},"uris":["http://www.mendeley.com/documents/?uuid=8e56733c-fc04-3000-a53f-aca91d23c8c0"]}],"mendeley":{"formattedCitation":"(Cavallo, Brun-Dei, Laya, &amp; Neboit, 1988; Godthelp, 1986)","plainTextFormattedCitation":"(Cavallo, Brun-Dei, Laya, &amp; Neboit, 1988; Godthelp, 1986)","previouslyFormattedCitation":"(Cavallo, Brun-Dei, Laya, &amp; Neboit, 1988; Godthelp, 1986)"},"properties":{"noteIndex":0},"schema":"https://github.com/citation-style-language/schema/raw/master/csl-citation.json"}</w:instrText>
      </w:r>
      <w:r w:rsidR="00923AAC">
        <w:fldChar w:fldCharType="separate"/>
      </w:r>
      <w:r w:rsidR="00923AAC" w:rsidRPr="00923AAC">
        <w:rPr>
          <w:noProof/>
        </w:rPr>
        <w:t>(Cavallo, Brun-Dei, Laya, &amp; Neboit, 1988; Godthelp, 1986)</w:t>
      </w:r>
      <w:r w:rsidR="00923AAC">
        <w:fldChar w:fldCharType="end"/>
      </w:r>
      <w:r w:rsidR="00923AAC">
        <w:t xml:space="preserve"> </w:t>
      </w:r>
      <w:r w:rsidR="0000044C">
        <w:t xml:space="preserve">and during lane changes </w:t>
      </w:r>
      <w:r w:rsidR="00923AAC">
        <w:fldChar w:fldCharType="begin" w:fldLock="1"/>
      </w:r>
      <w:r w:rsidR="00923AAC">
        <w:instrText>ADDIN CSL_CITATION {"citationItems":[{"id":"ITEM-1","itemData":{"DOI":"10.1037/0096-1523.26.3.1106","ISSN":"00961523","PMID":"10884012","abstract":"Experienced drivers performed simple steering maneuvers in the absence of continuous visual input. Experiments conducted in a driving simulator assessed drivers' performance of lane corrections during brief visual occlusion and examined the visual cues that guide steering. The dependence of steering behavior on heading, speed, and lateral position at the start of the maneuver was measured. Drivers adjusted steering amplitude with heading and performed the maneuver more rapidly at higher speeds. These dependencies were unaffected by a 1.5-s visual occlusion at the start of the maneuver. Longer occlusions resulted in severe performance degradation. Two steering control models were developed to account for these findings. In the 1st, steering actions were coupled to perceptual variables such as lateral position and heading. In the 2nd, drivers pursued a virtual target in the scene. Both models yielded behavior that closely matches that of human drivers.","author":[{"dropping-particle":"","family":"Hildreth","given":"Ellen C.","non-dropping-particle":"","parse-names":false,"suffix":""},{"dropping-particle":"","family":"Boer","given":"Erwin R.","non-dropping-particle":"","parse-names":false,"suffix":""},{"dropping-particle":"","family":"Beusmans","given":"Jack M.H.","non-dropping-particle":"","parse-names":false,"suffix":""},{"dropping-particle":"","family":"Royden","given":"Constance S.","non-dropping-particle":"","parse-names":false,"suffix":""}],"container-title":"Journal of Experimental Psychology: Human Perception and Performance","id":"ITEM-1","issue":"3","issued":{"date-parts":[["2000"]]},"page":"1106-1132","title":"From vision to action: Experiments and models of steering control during driving","type":"article-journal","volume":"26"},"uris":["http://www.mendeley.com/documents/?uuid=e97d2990-5ef0-3285-8028-9a786211def8"]}],"mendeley":{"formattedCitation":"(Hildreth, Boer, Beusmans, &amp; Royden, 2000)","plainTextFormattedCitation":"(Hildreth, Boer, Beusmans, &amp; Royden, 2000)"},"properties":{"noteIndex":0},"schema":"https://github.com/citation-style-language/schema/raw/master/csl-citation.json"}</w:instrText>
      </w:r>
      <w:r w:rsidR="00923AAC">
        <w:fldChar w:fldCharType="separate"/>
      </w:r>
      <w:r w:rsidR="00923AAC" w:rsidRPr="00923AAC">
        <w:rPr>
          <w:noProof/>
        </w:rPr>
        <w:t>(Hildreth, Boer, Beusmans, &amp; Royden, 2000)</w:t>
      </w:r>
      <w:r w:rsidR="00923AAC">
        <w:fldChar w:fldCharType="end"/>
      </w:r>
      <w:r w:rsidR="00923AAC">
        <w:t xml:space="preserve"> </w:t>
      </w:r>
      <w:r w:rsidR="0000044C">
        <w:t xml:space="preserve">when visual input is occluded. This </w:t>
      </w:r>
      <w:r w:rsidR="00F51AFA">
        <w:t>might indicate</w:t>
      </w:r>
      <w:r w:rsidR="0000044C">
        <w:t xml:space="preserve"> that humans </w:t>
      </w:r>
      <w:proofErr w:type="gramStart"/>
      <w:r w:rsidR="0000044C">
        <w:t>have the ability to</w:t>
      </w:r>
      <w:proofErr w:type="gramEnd"/>
      <w:r w:rsidR="0000044C">
        <w:t xml:space="preserve"> generate a representation of the environment, spatially update their position within the representation, and produce adequate steering control based upon these predictions. However, whether the proposed model-based updates are accumulative in nature, or whether accumulation only occurs when visual information is directly available, has yet to be investigated.</w:t>
      </w:r>
      <w:r w:rsidR="00923AAC">
        <w:t xml:space="preserve"> </w:t>
      </w:r>
      <w:r w:rsidR="00F51AFA">
        <w:t xml:space="preserve">A question for future research will be to see whether </w:t>
      </w:r>
      <w:r w:rsidR="00923AAC" w:rsidRPr="00923AAC">
        <w:t xml:space="preserve">drivers </w:t>
      </w:r>
      <w:r w:rsidR="00F51AFA">
        <w:t xml:space="preserve">can </w:t>
      </w:r>
      <w:r w:rsidR="00923AAC" w:rsidRPr="00923AAC">
        <w:t xml:space="preserve">accumulate within their internal model during occlusion, or whether </w:t>
      </w:r>
      <w:r w:rsidR="001859B5">
        <w:t xml:space="preserve">the </w:t>
      </w:r>
      <w:r w:rsidR="00923AAC" w:rsidRPr="00923AAC">
        <w:t>accumulati</w:t>
      </w:r>
      <w:r w:rsidR="00F51AFA">
        <w:t>o</w:t>
      </w:r>
      <w:r w:rsidR="00923AAC" w:rsidRPr="00923AAC">
        <w:t xml:space="preserve">n </w:t>
      </w:r>
      <w:r w:rsidR="00F51AFA">
        <w:t xml:space="preserve">stops </w:t>
      </w:r>
      <w:r w:rsidR="00923AAC" w:rsidRPr="00923AAC">
        <w:t>during occlusion and resume</w:t>
      </w:r>
      <w:r w:rsidR="00F51AFA">
        <w:t>s only</w:t>
      </w:r>
      <w:r w:rsidR="001859B5">
        <w:t xml:space="preserve"> once visual input is </w:t>
      </w:r>
      <w:r w:rsidR="00923AAC" w:rsidRPr="00923AAC">
        <w:t xml:space="preserve">restored. </w:t>
      </w:r>
    </w:p>
    <w:p w14:paraId="16EF5A37" w14:textId="7681D702" w:rsidR="007128BC" w:rsidRDefault="00F51AFA" w:rsidP="002C4E70">
      <w:pPr>
        <w:spacing w:line="480" w:lineRule="auto"/>
        <w:jc w:val="both"/>
      </w:pPr>
      <w:r>
        <w:t xml:space="preserve">Whilst the paradigm presented here was designed to answer theoretical questions as to the nature of human steering control, there are clear parallels with applied situations produced with the advent of vehicle automation, specifically failures of automation. A </w:t>
      </w:r>
      <w:r w:rsidR="00902434">
        <w:t xml:space="preserve">paradigm implemented by </w:t>
      </w:r>
      <w:r w:rsidR="00902434">
        <w:fldChar w:fldCharType="begin" w:fldLock="1"/>
      </w:r>
      <w:r w:rsidR="00902434">
        <w:instrText>ADDIN CSL_CITATION {"citationItems":[{"id":"ITEM-1","itemData":{"DOI":"10.1371/journal.pone.0242825","ISSN":"19326203","PMID":"33253219","abstract":"Current and foreseeable automated vehicles are not able to respond appropriately in all circumstances and require human monitoring. An experimental examination of steering automation failure shows that response latency, variability and corrective manoeuvring systematically depend on failure severity and the cognitive load of the driver. The results are formalised into a probabilistic predictive model of response latencies that accounts for failure severity, cognitive load and variability within and between drivers. The model predicts high rates of unsafe outcomes in plausible automation failure scenarios. These findings underline that understanding variability in failure responses is crucial for understanding outcomes in automation failures.","author":[{"dropping-particle":"","family":"Mole","given":"Callum","non-dropping-particle":"","parse-names":false,"suffix":""},{"dropping-particle":"","family":"Pekkanen","given":"Jami","non-dropping-particle":"","parse-names":false,"suffix":""},{"dropping-particle":"","family":"Sheppard","given":"William","non-dropping-particle":"","parse-names":false,"suffix":""},{"dropping-particle":"","family":"Louw","given":"Tyron","non-dropping-particle":"","parse-names":false,"suffix":""},{"dropping-particle":"","family":"Romano","given":"Richard","non-dropping-particle":"","parse-names":false,"suffix":""},{"dropping-particle":"","family":"Merat","given":"Natasha","non-dropping-particle":"","parse-names":false,"suffix":""},{"dropping-particle":"","family":"Markkula","given":"Gustav","non-dropping-particle":"","parse-names":false,"suffix":""},{"dropping-particle":"","family":"Wilkie","given":"Richard","non-dropping-particle":"","parse-names":false,"suffix":""}],"container-title":"PLOS ONE","id":"ITEM-1","issue":"11","issued":{"date-parts":[["2020","11","30"]]},"page":"e0242825","publisher":"Public Library of Science (PLoS)","title":"Predicting takeover response to silent automated vehicle failures","type":"article-journal","volume":"15"},"uris":["http://www.mendeley.com/documents/?uuid=75ba5bea-7911-31f0-928d-fcba2a1bdc9f"]}],"mendeley":{"formattedCitation":"(Mole et al., 2020)","manualFormatting":"Mole et al (2020)","plainTextFormattedCitation":"(Mole et al., 2020)","previouslyFormattedCitation":"(Mole et al., 2020)"},"properties":{"noteIndex":0},"schema":"https://github.com/citation-style-language/schema/raw/master/csl-citation.json"}</w:instrText>
      </w:r>
      <w:r w:rsidR="00902434">
        <w:fldChar w:fldCharType="separate"/>
      </w:r>
      <w:r w:rsidR="00902434" w:rsidRPr="00BD45C6">
        <w:rPr>
          <w:noProof/>
        </w:rPr>
        <w:t>Mole et al</w:t>
      </w:r>
      <w:r w:rsidR="00902434">
        <w:rPr>
          <w:noProof/>
        </w:rPr>
        <w:t xml:space="preserve"> (</w:t>
      </w:r>
      <w:r w:rsidR="00902434" w:rsidRPr="00BD45C6">
        <w:rPr>
          <w:noProof/>
        </w:rPr>
        <w:t>2020)</w:t>
      </w:r>
      <w:r w:rsidR="00902434">
        <w:fldChar w:fldCharType="end"/>
      </w:r>
      <w:r w:rsidR="00902434">
        <w:t xml:space="preserve"> required drivers to steer back towards the centre of curved roads upon the failure of an automated driving system that was guiding the vehicle around a bend. Whilst </w:t>
      </w:r>
      <w:r w:rsidR="00902434">
        <w:fldChar w:fldCharType="begin" w:fldLock="1"/>
      </w:r>
      <w:r w:rsidR="00902434">
        <w:instrText>ADDIN CSL_CITATION {"citationItems":[{"id":"ITEM-1","itemData":{"DOI":"10.1371/journal.pone.0242825","ISSN":"19326203","PMID":"33253219","abstract":"Current and foreseeable automated vehicles are not able to respond appropriately in all circumstances and require human monitoring. An experimental examination of steering automation failure shows that response latency, variability and corrective manoeuvring systematically depend on failure severity and the cognitive load of the driver. The results are formalised into a probabilistic predictive model of response latencies that accounts for failure severity, cognitive load and variability within and between drivers. The model predicts high rates of unsafe outcomes in plausible automation failure scenarios. These findings underline that understanding variability in failure responses is crucial for understanding outcomes in automation failures.","author":[{"dropping-particle":"","family":"Mole","given":"Callum","non-dropping-particle":"","parse-names":false,"suffix":""},{"dropping-particle":"","family":"Pekkanen","given":"Jami","non-dropping-particle":"","parse-names":false,"suffix":""},{"dropping-particle":"","family":"Sheppard","given":"William","non-dropping-particle":"","parse-names":false,"suffix":""},{"dropping-particle":"","family":"Louw","given":"Tyron","non-dropping-particle":"","parse-names":false,"suffix":""},{"dropping-particle":"","family":"Romano","given":"Richard","non-dropping-particle":"","parse-names":false,"suffix":""},{"dropping-particle":"","family":"Merat","given":"Natasha","non-dropping-particle":"","parse-names":false,"suffix":""},{"dropping-particle":"","family":"Markkula","given":"Gustav","non-dropping-particle":"","parse-names":false,"suffix":""},{"dropping-particle":"","family":"Wilkie","given":"Richard","non-dropping-particle":"","parse-names":false,"suffix":""}],"container-title":"PLOS ONE","id":"ITEM-1","issue":"11","issued":{"date-parts":[["2020","11","30"]]},"page":"e0242825","publisher":"Public Library of Science (PLoS)","title":"Predicting takeover response to silent automated vehicle failures","type":"article-journal","volume":"15"},"uris":["http://www.mendeley.com/documents/?uuid=75ba5bea-7911-31f0-928d-fcba2a1bdc9f"]}],"mendeley":{"formattedCitation":"(Mole et al., 2020)","manualFormatting":"Mole et al (2020)","plainTextFormattedCitation":"(Mole et al., 2020)","previouslyFormattedCitation":"(Mole et al., 2020)"},"properties":{"noteIndex":0},"schema":"https://github.com/citation-style-language/schema/raw/master/csl-citation.json"}</w:instrText>
      </w:r>
      <w:r w:rsidR="00902434">
        <w:fldChar w:fldCharType="separate"/>
      </w:r>
      <w:r w:rsidR="00902434" w:rsidRPr="00BD45C6">
        <w:rPr>
          <w:noProof/>
        </w:rPr>
        <w:t>Mole et al</w:t>
      </w:r>
      <w:r w:rsidR="00902434">
        <w:rPr>
          <w:noProof/>
        </w:rPr>
        <w:t xml:space="preserve"> (</w:t>
      </w:r>
      <w:r w:rsidR="00902434" w:rsidRPr="00BD45C6">
        <w:rPr>
          <w:noProof/>
        </w:rPr>
        <w:t>2020)</w:t>
      </w:r>
      <w:r w:rsidR="00902434">
        <w:fldChar w:fldCharType="end"/>
      </w:r>
      <w:r w:rsidR="00902434">
        <w:t xml:space="preserve"> created a full road context </w:t>
      </w:r>
      <w:r w:rsidR="00902434">
        <w:lastRenderedPageBreak/>
        <w:t xml:space="preserve">rather than a single road-line, the current experiment is essentially a simplified version of </w:t>
      </w:r>
      <w:r>
        <w:t xml:space="preserve">this </w:t>
      </w:r>
      <w:r w:rsidR="00902434">
        <w:t xml:space="preserve">automation failure paradigm. One difference between the current experiment and the </w:t>
      </w:r>
      <w:r w:rsidR="00902434">
        <w:fldChar w:fldCharType="begin" w:fldLock="1"/>
      </w:r>
      <w:r w:rsidR="00902434">
        <w:instrText>ADDIN CSL_CITATION {"citationItems":[{"id":"ITEM-1","itemData":{"DOI":"10.1371/journal.pone.0242825","ISSN":"19326203","PMID":"33253219","abstract":"Current and foreseeable automated vehicles are not able to respond appropriately in all circumstances and require human monitoring. An experimental examination of steering automation failure shows that response latency, variability and corrective manoeuvring systematically depend on failure severity and the cognitive load of the driver. The results are formalised into a probabilistic predictive model of response latencies that accounts for failure severity, cognitive load and variability within and between drivers. The model predicts high rates of unsafe outcomes in plausible automation failure scenarios. These findings underline that understanding variability in failure responses is crucial for understanding outcomes in automation failures.","author":[{"dropping-particle":"","family":"Mole","given":"Callum","non-dropping-particle":"","parse-names":false,"suffix":""},{"dropping-particle":"","family":"Pekkanen","given":"Jami","non-dropping-particle":"","parse-names":false,"suffix":""},{"dropping-particle":"","family":"Sheppard","given":"William","non-dropping-particle":"","parse-names":false,"suffix":""},{"dropping-particle":"","family":"Louw","given":"Tyron","non-dropping-particle":"","parse-names":false,"suffix":""},{"dropping-particle":"","family":"Romano","given":"Richard","non-dropping-particle":"","parse-names":false,"suffix":""},{"dropping-particle":"","family":"Merat","given":"Natasha","non-dropping-particle":"","parse-names":false,"suffix":""},{"dropping-particle":"","family":"Markkula","given":"Gustav","non-dropping-particle":"","parse-names":false,"suffix":""},{"dropping-particle":"","family":"Wilkie","given":"Richard","non-dropping-particle":"","parse-names":false,"suffix":""}],"container-title":"PLOS ONE","id":"ITEM-1","issue":"11","issued":{"date-parts":[["2020","11","30"]]},"page":"e0242825","publisher":"Public Library of Science (PLoS)","title":"Predicting takeover response to silent automated vehicle failures","type":"article-journal","volume":"15"},"uris":["http://www.mendeley.com/documents/?uuid=75ba5bea-7911-31f0-928d-fcba2a1bdc9f"]}],"mendeley":{"formattedCitation":"(Mole et al., 2020)","manualFormatting":"Mole et al (2020)","plainTextFormattedCitation":"(Mole et al., 2020)","previouslyFormattedCitation":"(Mole et al., 2020)"},"properties":{"noteIndex":0},"schema":"https://github.com/citation-style-language/schema/raw/master/csl-citation.json"}</w:instrText>
      </w:r>
      <w:r w:rsidR="00902434">
        <w:fldChar w:fldCharType="separate"/>
      </w:r>
      <w:r w:rsidR="00902434" w:rsidRPr="00BD45C6">
        <w:rPr>
          <w:noProof/>
        </w:rPr>
        <w:t>Mole et al</w:t>
      </w:r>
      <w:r w:rsidR="00902434">
        <w:rPr>
          <w:noProof/>
        </w:rPr>
        <w:t xml:space="preserve"> (</w:t>
      </w:r>
      <w:r w:rsidR="00902434" w:rsidRPr="00BD45C6">
        <w:rPr>
          <w:noProof/>
        </w:rPr>
        <w:t>2020)</w:t>
      </w:r>
      <w:r w:rsidR="00902434">
        <w:fldChar w:fldCharType="end"/>
      </w:r>
      <w:r w:rsidR="00902434">
        <w:t xml:space="preserve"> design is the nature of the failure that produces the error signal. The </w:t>
      </w:r>
      <w:r>
        <w:t>so-called “</w:t>
      </w:r>
      <w:r w:rsidR="00902434">
        <w:t>silent failures</w:t>
      </w:r>
      <w:r>
        <w:t>”</w:t>
      </w:r>
      <w:r w:rsidR="00902434">
        <w:t xml:space="preserve"> created by </w:t>
      </w:r>
      <w:r w:rsidR="00902434">
        <w:fldChar w:fldCharType="begin" w:fldLock="1"/>
      </w:r>
      <w:r w:rsidR="00902434">
        <w:instrText>ADDIN CSL_CITATION {"citationItems":[{"id":"ITEM-1","itemData":{"DOI":"10.1371/journal.pone.0242825","ISSN":"19326203","PMID":"33253219","abstract":"Current and foreseeable automated vehicles are not able to respond appropriately in all circumstances and require human monitoring. An experimental examination of steering automation failure shows that response latency, variability and corrective manoeuvring systematically depend on failure severity and the cognitive load of the driver. The results are formalised into a probabilistic predictive model of response latencies that accounts for failure severity, cognitive load and variability within and between drivers. The model predicts high rates of unsafe outcomes in plausible automation failure scenarios. These findings underline that understanding variability in failure responses is crucial for understanding outcomes in automation failures.","author":[{"dropping-particle":"","family":"Mole","given":"Callum","non-dropping-particle":"","parse-names":false,"suffix":""},{"dropping-particle":"","family":"Pekkanen","given":"Jami","non-dropping-particle":"","parse-names":false,"suffix":""},{"dropping-particle":"","family":"Sheppard","given":"William","non-dropping-particle":"","parse-names":false,"suffix":""},{"dropping-particle":"","family":"Louw","given":"Tyron","non-dropping-particle":"","parse-names":false,"suffix":""},{"dropping-particle":"","family":"Romano","given":"Richard","non-dropping-particle":"","parse-names":false,"suffix":""},{"dropping-particle":"","family":"Merat","given":"Natasha","non-dropping-particle":"","parse-names":false,"suffix":""},{"dropping-particle":"","family":"Markkula","given":"Gustav","non-dropping-particle":"","parse-names":false,"suffix":""},{"dropping-particle":"","family":"Wilkie","given":"Richard","non-dropping-particle":"","parse-names":false,"suffix":""}],"container-title":"PLOS ONE","id":"ITEM-1","issue":"11","issued":{"date-parts":[["2020","11","30"]]},"page":"e0242825","publisher":"Public Library of Science (PLoS)","title":"Predicting takeover response to silent automated vehicle failures","type":"article-journal","volume":"15"},"uris":["http://www.mendeley.com/documents/?uuid=75ba5bea-7911-31f0-928d-fcba2a1bdc9f"]}],"mendeley":{"formattedCitation":"(Mole et al., 2020)","manualFormatting":"Mole et al (2020)","plainTextFormattedCitation":"(Mole et al., 2020)","previouslyFormattedCitation":"(Mole et al., 2020)"},"properties":{"noteIndex":0},"schema":"https://github.com/citation-style-language/schema/raw/master/csl-citation.json"}</w:instrText>
      </w:r>
      <w:r w:rsidR="00902434">
        <w:fldChar w:fldCharType="separate"/>
      </w:r>
      <w:r w:rsidR="00902434" w:rsidRPr="00BD45C6">
        <w:rPr>
          <w:noProof/>
        </w:rPr>
        <w:t>Mole et al</w:t>
      </w:r>
      <w:r w:rsidR="00902434">
        <w:rPr>
          <w:noProof/>
        </w:rPr>
        <w:t xml:space="preserve"> (</w:t>
      </w:r>
      <w:r w:rsidR="00902434" w:rsidRPr="00BD45C6">
        <w:rPr>
          <w:noProof/>
        </w:rPr>
        <w:t>2020)</w:t>
      </w:r>
      <w:r w:rsidR="00902434">
        <w:fldChar w:fldCharType="end"/>
      </w:r>
      <w:r w:rsidR="00902434">
        <w:t xml:space="preserve"> were gradual</w:t>
      </w:r>
      <w:r>
        <w:t>,</w:t>
      </w:r>
      <w:r w:rsidR="00902434">
        <w:t xml:space="preserve"> whereby the yaw rate of the vehicle was mismatched with respect to the yaw rate of the bend. Consequently, the vehicle would turn around the </w:t>
      </w:r>
      <w:proofErr w:type="gramStart"/>
      <w:r w:rsidR="00902434">
        <w:t>bend</w:t>
      </w:r>
      <w:proofErr w:type="gramEnd"/>
      <w:r w:rsidR="00902434">
        <w:t xml:space="preserve"> </w:t>
      </w:r>
      <w:r>
        <w:t xml:space="preserve">but steering was insufficient, so the vehicle </w:t>
      </w:r>
      <w:r w:rsidR="00902434">
        <w:t xml:space="preserve">would slowly drift towards the </w:t>
      </w:r>
      <w:r>
        <w:t xml:space="preserve">outside </w:t>
      </w:r>
      <w:r w:rsidR="00902434">
        <w:t>edge of the road. This can be thought of as a lane-keeping system failing</w:t>
      </w:r>
      <w:ins w:id="45" w:author="Gustav Markkula" w:date="2022-04-05T07:30:00Z">
        <w:r w:rsidR="0052774C">
          <w:t xml:space="preserve"> without warning to the driver (hence the denomination </w:t>
        </w:r>
      </w:ins>
      <w:ins w:id="46" w:author="Gustav Markkula" w:date="2022-04-05T07:31:00Z">
        <w:r w:rsidR="0052774C">
          <w:t>“silent”)</w:t>
        </w:r>
      </w:ins>
      <w:r w:rsidR="00902434">
        <w:t xml:space="preserve">, causing the driver to slowly drift out of lane. </w:t>
      </w:r>
      <w:r w:rsidR="00ED4955">
        <w:t xml:space="preserve">This has been defined as </w:t>
      </w:r>
      <w:r w:rsidR="00031DEF">
        <w:t xml:space="preserve">a </w:t>
      </w:r>
      <w:r w:rsidR="00ED4955" w:rsidRPr="005D6B78">
        <w:rPr>
          <w:i/>
        </w:rPr>
        <w:t xml:space="preserve">curved </w:t>
      </w:r>
      <w:r w:rsidR="00031DEF">
        <w:t>failure</w:t>
      </w:r>
      <w:r w:rsidR="00ED4955">
        <w:t xml:space="preserve"> (Boer, 2016) and it has been suggested that drivers are less accurate at detecting them because even post-failure, the vehicle is </w:t>
      </w:r>
      <w:ins w:id="47" w:author="Gustav Markkula" w:date="2022-04-05T07:31:00Z">
        <w:r w:rsidR="0052774C">
          <w:t xml:space="preserve">initially </w:t>
        </w:r>
      </w:ins>
      <w:r w:rsidR="00ED4955">
        <w:t xml:space="preserve">still following an acceptable trajectory around the bend from the driver’s perspective. </w:t>
      </w:r>
      <w:r w:rsidR="008A0CBE">
        <w:t>In contrast</w:t>
      </w:r>
      <w:r w:rsidR="00902434">
        <w:t>, the error signal presented in the current experiment was generated via the driver travelling tangential to the curved road-line.</w:t>
      </w:r>
      <w:ins w:id="48" w:author="Gustav Markkula" w:date="2022-04-05T07:36:00Z">
        <w:r w:rsidR="00E8511D">
          <w:t xml:space="preserve"> This corresponds more closely to a situation where the automation fails on a straight before the entry into a curve. O</w:t>
        </w:r>
      </w:ins>
      <w:ins w:id="49" w:author="Gustav Markkula" w:date="2022-04-05T07:37:00Z">
        <w:r w:rsidR="00E8511D">
          <w:t xml:space="preserve">ur results provide some insight into how drivers might respond in such a failure scenario, but for a more direct investigation of this question one should ideally design a </w:t>
        </w:r>
      </w:ins>
      <w:ins w:id="50" w:author="Gustav Markkula" w:date="2022-04-05T07:38:00Z">
        <w:r w:rsidR="00E8511D">
          <w:t xml:space="preserve">paradigm where the participant monitors automated driving on at least a straight road segment before </w:t>
        </w:r>
      </w:ins>
      <w:ins w:id="51" w:author="Gustav Markkula" w:date="2022-04-05T07:39:00Z">
        <w:r w:rsidR="00E8511D">
          <w:t>a failure occurs at curve entry.</w:t>
        </w:r>
      </w:ins>
      <w:r w:rsidR="00902434">
        <w:t xml:space="preserve"> </w:t>
      </w:r>
      <w:commentRangeStart w:id="52"/>
      <w:proofErr w:type="gramStart"/>
      <w:r w:rsidR="00902434">
        <w:t>In order to</w:t>
      </w:r>
      <w:proofErr w:type="gramEnd"/>
      <w:r w:rsidR="00902434">
        <w:t xml:space="preserve"> replicate this within an automation failure design, one would need to create a scenario where the automated system </w:t>
      </w:r>
      <w:r w:rsidR="001C7ECF">
        <w:t xml:space="preserve">essentially sets </w:t>
      </w:r>
      <w:r w:rsidR="00902434">
        <w:t>the vehicle’s yaw rate to 0 relative to the bend curvature</w:t>
      </w:r>
      <w:commentRangeEnd w:id="52"/>
      <w:r w:rsidR="00E8511D">
        <w:rPr>
          <w:rStyle w:val="CommentReference"/>
        </w:rPr>
        <w:commentReference w:id="52"/>
      </w:r>
      <w:r w:rsidR="00902434">
        <w:t>.</w:t>
      </w:r>
      <w:r w:rsidR="005D6B78">
        <w:t xml:space="preserve"> </w:t>
      </w:r>
      <w:commentRangeStart w:id="53"/>
      <w:commentRangeStart w:id="54"/>
      <w:r w:rsidR="00902434">
        <w:t>As such, the driver would travel tangential to the curved trajectory towards the lane boundary at failure onset</w:t>
      </w:r>
      <w:r w:rsidR="00ED4955">
        <w:t xml:space="preserve"> which is defined as a </w:t>
      </w:r>
      <w:r w:rsidR="00ED4955" w:rsidRPr="00ED4955">
        <w:rPr>
          <w:i/>
        </w:rPr>
        <w:t>straight</w:t>
      </w:r>
      <w:r w:rsidR="00ED4955">
        <w:t xml:space="preserve"> failure</w:t>
      </w:r>
      <w:r w:rsidR="00902434">
        <w:t>.</w:t>
      </w:r>
      <w:r w:rsidR="005D6B78">
        <w:t xml:space="preserve"> </w:t>
      </w:r>
      <w:r w:rsidR="00AF0875">
        <w:t xml:space="preserve">Curved and straight failures represent </w:t>
      </w:r>
      <w:r w:rsidR="005D6B78">
        <w:t>the different ways in which a silent failure can occur</w:t>
      </w:r>
      <w:r w:rsidR="00AF0875">
        <w:t xml:space="preserve">, however it is important </w:t>
      </w:r>
      <w:r w:rsidR="00AF0875">
        <w:lastRenderedPageBreak/>
        <w:t xml:space="preserve">to study both they can result in vastly different </w:t>
      </w:r>
      <w:r w:rsidR="00031DEF">
        <w:t xml:space="preserve">control </w:t>
      </w:r>
      <w:r w:rsidR="00AF0875">
        <w:t>situation</w:t>
      </w:r>
      <w:r w:rsidR="00031DEF">
        <w:t>s</w:t>
      </w:r>
      <w:r w:rsidR="00AF0875">
        <w:t xml:space="preserve"> despite occurring at the same point in time on the road</w:t>
      </w:r>
      <w:r w:rsidR="00CB058D">
        <w:t xml:space="preserve"> (see Figure 9</w:t>
      </w:r>
      <w:r w:rsidR="007128BC">
        <w:t>)</w:t>
      </w:r>
      <w:r w:rsidR="00AF0875">
        <w:t>.</w:t>
      </w:r>
    </w:p>
    <w:p w14:paraId="65381409" w14:textId="77777777" w:rsidR="007128BC" w:rsidRDefault="007128BC" w:rsidP="002C4E70">
      <w:pPr>
        <w:spacing w:line="480" w:lineRule="auto"/>
        <w:jc w:val="both"/>
      </w:pPr>
    </w:p>
    <w:p w14:paraId="4D99E6CE" w14:textId="30C1C9FE" w:rsidR="00CB058D" w:rsidRDefault="00CB058D" w:rsidP="002C4E70">
      <w:pPr>
        <w:spacing w:line="480" w:lineRule="auto"/>
        <w:jc w:val="both"/>
      </w:pPr>
      <w:r w:rsidRPr="00CB058D">
        <w:rPr>
          <w:b/>
          <w:noProof/>
        </w:rPr>
        <w:drawing>
          <wp:anchor distT="0" distB="0" distL="114300" distR="114300" simplePos="0" relativeHeight="251659776" behindDoc="1" locked="0" layoutInCell="1" allowOverlap="1" wp14:anchorId="4E735AF4" wp14:editId="404CABF1">
            <wp:simplePos x="0" y="0"/>
            <wp:positionH relativeFrom="margin">
              <wp:align>center</wp:align>
            </wp:positionH>
            <wp:positionV relativeFrom="paragraph">
              <wp:posOffset>561</wp:posOffset>
            </wp:positionV>
            <wp:extent cx="2881630" cy="2881630"/>
            <wp:effectExtent l="0" t="0" r="0" b="0"/>
            <wp:wrapTight wrapText="bothSides">
              <wp:wrapPolygon edited="0">
                <wp:start x="0" y="0"/>
                <wp:lineTo x="0" y="21419"/>
                <wp:lineTo x="21419" y="21419"/>
                <wp:lineTo x="21419" y="0"/>
                <wp:lineTo x="0" y="0"/>
              </wp:wrapPolygon>
            </wp:wrapTight>
            <wp:docPr id="11" name="Picture 11" descr="C:\Users\pscmgo\OneDrive for Business\PhD\Project\Experiment_Code\experiment_curves\Data cleaning and modelling\Manuscript_Plots\Fig10.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scmgo\OneDrive for Business\PhD\Project\Experiment_Code\experiment_curves\Data cleaning and modelling\Manuscript_Plots\Fig10.tiff"/>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81630" cy="2881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AAA262" w14:textId="77777777" w:rsidR="00CB058D" w:rsidRDefault="00CB058D" w:rsidP="002C4E70">
      <w:pPr>
        <w:spacing w:line="480" w:lineRule="auto"/>
        <w:jc w:val="both"/>
      </w:pPr>
    </w:p>
    <w:p w14:paraId="4B94963D" w14:textId="166AD290" w:rsidR="00CB058D" w:rsidRDefault="00CB058D" w:rsidP="002C4E70">
      <w:pPr>
        <w:spacing w:line="480" w:lineRule="auto"/>
        <w:jc w:val="both"/>
      </w:pPr>
    </w:p>
    <w:p w14:paraId="3488F42E" w14:textId="77777777" w:rsidR="00CB058D" w:rsidRDefault="00CB058D" w:rsidP="002C4E70">
      <w:pPr>
        <w:spacing w:line="480" w:lineRule="auto"/>
        <w:jc w:val="both"/>
      </w:pPr>
    </w:p>
    <w:p w14:paraId="433CEB21" w14:textId="40E8A24C" w:rsidR="00CB058D" w:rsidRDefault="00CB058D" w:rsidP="002C4E70">
      <w:pPr>
        <w:spacing w:line="480" w:lineRule="auto"/>
        <w:jc w:val="both"/>
      </w:pPr>
    </w:p>
    <w:p w14:paraId="76149BFC" w14:textId="77777777" w:rsidR="00CB058D" w:rsidRDefault="00CB058D" w:rsidP="002C4E70">
      <w:pPr>
        <w:spacing w:line="480" w:lineRule="auto"/>
        <w:jc w:val="both"/>
      </w:pPr>
    </w:p>
    <w:p w14:paraId="4F0C5D22" w14:textId="77777777" w:rsidR="00CB058D" w:rsidRDefault="00CB058D" w:rsidP="002C4E70">
      <w:pPr>
        <w:spacing w:line="480" w:lineRule="auto"/>
        <w:jc w:val="both"/>
      </w:pPr>
    </w:p>
    <w:p w14:paraId="6EF4649A" w14:textId="26D1A4AB" w:rsidR="00CB058D" w:rsidRPr="00B76B14" w:rsidRDefault="00CB058D" w:rsidP="002C4E70">
      <w:pPr>
        <w:spacing w:line="480" w:lineRule="auto"/>
        <w:jc w:val="both"/>
        <w:rPr>
          <w:i/>
        </w:rPr>
      </w:pPr>
      <w:r w:rsidRPr="00B76B14">
        <w:rPr>
          <w:i/>
        </w:rPr>
        <w:t xml:space="preserve">Figure 9: </w:t>
      </w:r>
      <w:r w:rsidR="00B76B14" w:rsidRPr="00B76B14">
        <w:rPr>
          <w:i/>
        </w:rPr>
        <w:t>Examples of curved and straight failures on the same road curvature. Time to lane crossing at failure (</w:t>
      </w:r>
      <w:proofErr w:type="spellStart"/>
      <w:r w:rsidR="00B76B14" w:rsidRPr="00B76B14">
        <w:rPr>
          <w:i/>
        </w:rPr>
        <w:t>TTLC</w:t>
      </w:r>
      <w:r w:rsidR="00B76B14" w:rsidRPr="00B76B14">
        <w:rPr>
          <w:i/>
          <w:vertAlign w:val="subscript"/>
        </w:rPr>
        <w:t>failure</w:t>
      </w:r>
      <w:proofErr w:type="spellEnd"/>
      <w:r w:rsidR="00B76B14" w:rsidRPr="00B76B14">
        <w:rPr>
          <w:i/>
        </w:rPr>
        <w:t>) differ considering depending upon whether the failure is straight (</w:t>
      </w:r>
      <w:proofErr w:type="gramStart"/>
      <w:r w:rsidR="00B76B14" w:rsidRPr="00B76B14">
        <w:rPr>
          <w:i/>
        </w:rPr>
        <w:t>similar to</w:t>
      </w:r>
      <w:proofErr w:type="gramEnd"/>
      <w:r w:rsidR="00B76B14" w:rsidRPr="00B76B14">
        <w:rPr>
          <w:i/>
        </w:rPr>
        <w:t xml:space="preserve"> the paradigm presented within this manuscript) or curved (more similar to Mole et al, 2020). Straight TTLCs are quickly detectable once the trajectory deviates from the midline of the road. Because curved TTLCs begin following the curvature of the road, they can be harder to detect. The difference between these failures generates differences in the </w:t>
      </w:r>
      <w:proofErr w:type="spellStart"/>
      <w:r w:rsidR="00B76B14" w:rsidRPr="00B76B14">
        <w:rPr>
          <w:i/>
        </w:rPr>
        <w:t>TTLC</w:t>
      </w:r>
      <w:r w:rsidR="00B76B14" w:rsidRPr="00B76B14">
        <w:rPr>
          <w:i/>
          <w:vertAlign w:val="subscript"/>
        </w:rPr>
        <w:t>failure</w:t>
      </w:r>
      <w:proofErr w:type="spellEnd"/>
      <w:r w:rsidR="00B76B14" w:rsidRPr="00B76B14">
        <w:rPr>
          <w:i/>
        </w:rPr>
        <w:t xml:space="preserve"> despite failure onset occurring at the same position on the same bend type.</w:t>
      </w:r>
    </w:p>
    <w:p w14:paraId="0CB4691A" w14:textId="4C395A94" w:rsidR="00CA7E8C" w:rsidRDefault="00CB058D" w:rsidP="002C4E70">
      <w:pPr>
        <w:spacing w:line="480" w:lineRule="auto"/>
        <w:jc w:val="both"/>
      </w:pPr>
      <w:r>
        <w:t>In Figure 9</w:t>
      </w:r>
      <w:r w:rsidR="00031DEF">
        <w:t>, failures occur at the same location around the bend however whether the failure is curved (as shown in Mole et al, 2020) or straight can have large effects on the time budget</w:t>
      </w:r>
      <w:r>
        <w:t xml:space="preserve"> (time to lane crossing at failure; </w:t>
      </w:r>
      <w:proofErr w:type="spellStart"/>
      <w:r>
        <w:t>TTLC</w:t>
      </w:r>
      <w:r w:rsidRPr="00CB058D">
        <w:rPr>
          <w:vertAlign w:val="subscript"/>
        </w:rPr>
        <w:t>failure</w:t>
      </w:r>
      <w:proofErr w:type="spellEnd"/>
      <w:r>
        <w:t xml:space="preserve">) </w:t>
      </w:r>
      <w:r w:rsidR="00031DEF">
        <w:t xml:space="preserve">available to participants </w:t>
      </w:r>
      <w:proofErr w:type="gramStart"/>
      <w:r w:rsidR="00031DEF">
        <w:t>in order to</w:t>
      </w:r>
      <w:proofErr w:type="gramEnd"/>
      <w:r w:rsidR="00031DEF">
        <w:t xml:space="preserve"> respond. </w:t>
      </w:r>
      <w:r w:rsidR="00CD3066">
        <w:t xml:space="preserve">With research by Mole et al (2020) supporting evidence of an Accumulator framework being applicable to automation takeovers, future research </w:t>
      </w:r>
      <w:r w:rsidR="00CD3066">
        <w:lastRenderedPageBreak/>
        <w:t xml:space="preserve">might want to </w:t>
      </w:r>
      <w:r w:rsidR="000B027A">
        <w:t xml:space="preserve">investigate whether this holds for </w:t>
      </w:r>
      <w:r w:rsidR="000B027A" w:rsidRPr="000B027A">
        <w:rPr>
          <w:i/>
        </w:rPr>
        <w:t>straight</w:t>
      </w:r>
      <w:r w:rsidR="000B027A">
        <w:t xml:space="preserve"> silent failures </w:t>
      </w:r>
      <w:proofErr w:type="gramStart"/>
      <w:r w:rsidR="000B027A">
        <w:t>i.e.</w:t>
      </w:r>
      <w:proofErr w:type="gramEnd"/>
      <w:r w:rsidR="000B027A">
        <w:t xml:space="preserve"> for error signals similar to those present</w:t>
      </w:r>
      <w:r w:rsidR="00031DEF">
        <w:t>ed</w:t>
      </w:r>
      <w:r w:rsidR="000B027A">
        <w:t xml:space="preserve"> within this manuscript</w:t>
      </w:r>
      <w:r w:rsidR="00B36C2D">
        <w:t xml:space="preserve">. </w:t>
      </w:r>
      <w:commentRangeEnd w:id="53"/>
      <w:r w:rsidR="008A0CBE">
        <w:rPr>
          <w:rStyle w:val="CommentReference"/>
        </w:rPr>
        <w:commentReference w:id="53"/>
      </w:r>
      <w:commentRangeEnd w:id="54"/>
      <w:r w:rsidR="00CD3066">
        <w:rPr>
          <w:rStyle w:val="CommentReference"/>
        </w:rPr>
        <w:commentReference w:id="54"/>
      </w:r>
    </w:p>
    <w:p w14:paraId="48C67FE7" w14:textId="40F938E2" w:rsidR="00902434" w:rsidRPr="00902434" w:rsidRDefault="008A0CBE" w:rsidP="00B36C2D">
      <w:pPr>
        <w:spacing w:line="480" w:lineRule="auto"/>
        <w:jc w:val="both"/>
      </w:pPr>
      <w:r>
        <w:t xml:space="preserve">The present paper </w:t>
      </w:r>
      <w:r w:rsidR="00CA7E8C">
        <w:t>highlights evidence that driver</w:t>
      </w:r>
      <w:r w:rsidR="000B25A2">
        <w:t>s</w:t>
      </w:r>
      <w:r w:rsidR="00CA7E8C">
        <w:t xml:space="preserve"> accumulate perceived control error information </w:t>
      </w:r>
      <w:proofErr w:type="gramStart"/>
      <w:r w:rsidR="00CA7E8C">
        <w:t>in order to</w:t>
      </w:r>
      <w:proofErr w:type="gramEnd"/>
      <w:r w:rsidR="00CA7E8C">
        <w:t xml:space="preserve"> initiate steering </w:t>
      </w:r>
      <w:r w:rsidR="0039117F">
        <w:t xml:space="preserve">action towards </w:t>
      </w:r>
      <w:r w:rsidR="00CA7E8C">
        <w:t>curved road-lines</w:t>
      </w:r>
      <w:r w:rsidR="0039117F">
        <w:t xml:space="preserve"> targets</w:t>
      </w:r>
      <w:r w:rsidR="00CA7E8C">
        <w:t>. This supports previous investigations that drivers accumulate perceived control errors when steering onto stra</w:t>
      </w:r>
      <w:r w:rsidR="0039117F">
        <w:t>ight road-line targets</w:t>
      </w:r>
      <w:r w:rsidR="00CA7E8C">
        <w:t xml:space="preserve"> </w:t>
      </w:r>
      <w:r w:rsidR="00CA7E8C">
        <w:fldChar w:fldCharType="begin" w:fldLock="1"/>
      </w:r>
      <w:r w:rsidR="00EE68CD">
        <w:instrText>ADDIN CSL_CITATION {"citationItems":[{"id":"ITEM-1","itemData":{"author":[{"dropping-particle":"","family":"Goodridge","given":"Courtney Michael","non-dropping-particle":"","parse-names":false,"suffix":""},{"dropping-particle":"","family":"Mole","given":"Callum D","non-dropping-particle":"","parse-names":false,"suffix":""},{"dropping-particle":"","family":"Billington","given":"Jac","non-dropping-particle":"","parse-names":false,"suffix":""},{"dropping-particle":"","family":"Markkula","given":"Gustav","non-dropping-particle":"","parse-names":false,"suffix":""},{"dropping-particle":"","family":"Wilkie","given":"Richard M","non-dropping-particle":"","parse-names":false,"suffix":""}],"id":"ITEM-1","issued":{"date-parts":[["2021"]]},"page":"1-39","title":"Steering is initiated based on error accumulation","type":"article-journal"},"uris":["http://www.mendeley.com/documents/?uuid=79235cf1-96cf-39f6-8981-fca64dc20026"]}],"mendeley":{"formattedCitation":"(Goodridge et al., 2021)","manualFormatting":"(Goodridge et al., 2022)","plainTextFormattedCitation":"(Goodridge et al., 2021)","previouslyFormattedCitation":"(Goodridge et al., 2021)"},"properties":{"noteIndex":0},"schema":"https://github.com/citation-style-language/schema/raw/master/csl-citation.json"}</w:instrText>
      </w:r>
      <w:r w:rsidR="00CA7E8C">
        <w:fldChar w:fldCharType="separate"/>
      </w:r>
      <w:r w:rsidR="00EE68CD">
        <w:rPr>
          <w:noProof/>
        </w:rPr>
        <w:t>(Goodridge et al., 2022</w:t>
      </w:r>
      <w:r w:rsidR="00CA7E8C" w:rsidRPr="00CA7E8C">
        <w:rPr>
          <w:noProof/>
        </w:rPr>
        <w:t>)</w:t>
      </w:r>
      <w:r w:rsidR="00CA7E8C">
        <w:fldChar w:fldCharType="end"/>
      </w:r>
      <w:r w:rsidR="00CA7E8C">
        <w:t xml:space="preserve"> and adds to </w:t>
      </w:r>
      <w:r w:rsidR="000B25A2">
        <w:t>g</w:t>
      </w:r>
      <w:r w:rsidR="00CA7E8C">
        <w:t>rowing literature</w:t>
      </w:r>
      <w:r w:rsidR="000B25A2">
        <w:t xml:space="preserve"> that intermittent </w:t>
      </w:r>
      <w:r w:rsidR="00923AAC">
        <w:t xml:space="preserve">online </w:t>
      </w:r>
      <w:r w:rsidR="000B25A2">
        <w:t>sensorimotor action</w:t>
      </w:r>
      <w:r w:rsidR="00CA7E8C">
        <w:t xml:space="preserve"> is facilitated by the accumulation of perceptual information </w:t>
      </w:r>
      <w:r w:rsidR="00EE68CD">
        <w:t xml:space="preserve">over time </w:t>
      </w:r>
      <w:r w:rsidR="00CA7E8C">
        <w:t xml:space="preserve">rather than perceptual information surpassing time-independent fixed thresholds </w:t>
      </w:r>
      <w:r w:rsidR="00CA7E8C">
        <w:fldChar w:fldCharType="begin" w:fldLock="1"/>
      </w:r>
      <w:r w:rsidR="00440CDE">
        <w:instrText>ADDIN CSL_CITATION {"citationItems":[{"id":"ITEM-1","itemData":{"DOI":"10.1177/0018720819875347","ISSN":"15478181","abstract":"Objective: This paper aims to describe and test novel computational driver models, predicting drivers’ brake reaction times (BRTs) to different levels of lead vehicle braking, during driving with cruise control (CC) and during silent failures of adaptive cruise control (ACC). Background: Validated computational models predicting BRTs to silent failures of automation are lacking but are important for assessing the safety benefits of automated driving. Method: Two alternative models of driver response to silent ACC failures are proposed: a looming prediction model, assuming that drivers embody a generative model of ACC, and a lower gain model, assuming that drivers’ arousal decreases due to monitoring of the automated system. Predictions of BRTs issued by the models were tested using a driving simulator study. Results: The driving simulator study confirmed the predictions of the models: (a) BRTs were significantly shorter with an increase in kinematic criticality, both during driving with CC and during driving with ACC; (b) BRTs were significantly delayed when driving with ACC compared with driving with CC. However, the predicted BRTs were longer than the ones observed, entailing a fitting of the models to the data from the study. Conclusion: Both the looming prediction model and the lower gain model predict well the BRTs for the ACC driving condition. However, the looming prediction model has the advantage of being able to predict average BRTs using the exact same parameters as the model fitted to the CC driving data. Application: Knowledge resulting from this research can be helpful for assessing the safety benefits of automated driving.","author":[{"dropping-particle":"","family":"Bianchi Piccinini","given":"Giulio","non-dropping-particle":"","parse-names":false,"suffix":""},{"dropping-particle":"","family":"Lehtonen","given":"Esko","non-dropping-particle":"","parse-names":false,"suffix":""},{"dropping-particle":"","family":"Forcolin","given":"Fabio","non-dropping-particle":"","parse-names":false,"suffix":""},{"dropping-particle":"","family":"Engström","given":"Johan","non-dropping-particle":"","parse-names":false,"suffix":""},{"dropping-particle":"","family":"Albers","given":"Deike","non-dropping-particle":"","parse-names":false,"suffix":""},{"dropping-particle":"","family":"Markkula","given":"Gustav","non-dropping-particle":"","parse-names":false,"suffix":""},{"dropping-particle":"","family":"Lodin","given":"Johan","non-dropping-particle":"","parse-names":false,"suffix":""},{"dropping-particle":"","family":"Sandin","given":"Jesper","non-dropping-particle":"","parse-names":false,"suffix":""}],"container-title":"Human Factors","id":"ITEM-1","issued":{"date-parts":[["2019"]]},"publisher":"SAGE Publications Inc.","title":"How Do Drivers Respond to Silent Automation Failures? Driving Simulator Study and Comparison of Computational Driver Braking Models","type":"article-journal"},"uris":["http://www.mendeley.com/documents/?uuid=7de37019-ffcb-335c-b1b9-190c668b1144"]},{"id":"ITEM-2","itemData":{"DOI":"10.1016/j.aap.2020.105889","ISSN":"00014575","PMID":"33248429","abstract":"Prediction of driver reaction to the lead vehicle motion based on the perception-reaction time (PRT) is critical for prediction of rear-end crash risk. This study determines PRT at various spacings in approaching and braking conditions, and examines the association of PRT and deceleration rate with crash risk. For these tasks, a total of 50 drivers’ behavior was observed in a driving simulator experiment with 4 different scenarios – reaction to a decelerating lead vehicle, reaction to a stopped lead vehicle, perception of a lead vehicle's speed change, and perception of a slow-moving lead vehicle. The study tested three hypotheses of PRT including perception and reaction thresholds and the evidence accumulation framework using a visual variable (tau-inverse). It was found that the drivers neither reacted after a specific PRT from the start of perception nor reacted at a specific value of tau-inverse. Rather, the drivers generally reacted when the accumulation of evidence (tau-inverse) over time reached a threshold. It was also found that the magnitude of deceleration rate depends on the tau-inverse at the start of braking and hence, higher crash risk was associated with higher level of urgency and insufficient brake force rather than longer PRT. This study demonstrates that the evidence accumulation framework is a promising method of predicting driver reaction in approaching and braking conditions for different types of lead vehicle, and the level of urgency is important for predicting the probability of crash.","author":[{"dropping-particle":"","family":"Durrani","given":"Umair","non-dropping-particle":"","parse-names":false,"suffix":""},{"dropping-particle":"","family":"Lee","given":"Chris","non-dropping-particle":"","parse-names":false,"suffix":""},{"dropping-particle":"","family":"Shah","given":"Dhwani","non-dropping-particle":"","parse-names":false,"suffix":""}],"container-title":"Accident Analysis and Prevention","id":"ITEM-2","issued":{"date-parts":[["2021"]]},"title":"Predicting driver reaction time and deceleration: Comparison of perception-reaction thresholds and evidence accumulation framework","type":"article-journal","volume":"149"},"uris":["http://www.mendeley.com/documents/?uuid=fa652d58-3c9f-3754-a8ec-0fd795cb521d"]},{"id":"ITEM-3","itemData":{"DOI":"10.1016/j.trf.2020.09.020","ISSN":"13698478","abstract":"The improvement of advanced driver assistance systems (ADAS) and their safety assessment rely on the understanding of scenario-dependent driving behaviours, such as steering to avoid collisions. This study compares driver models that predict when a driver starts steering away to overtake a cyclist on rural roads. The comparison is among four models: a threshold model, an accumulator model, and two models inspired by a proportional-integral and proportional-integral-derivative controller. These models were tested and cross-applied using two different datasets: one from a naturalistic driving (ND) study and one from a test-track (TT) experiment. Two perceptual variables, expansion rate (the horizontal angular expansion rate of the image of the lead road user on the driver's retina) and inverse tau (the ratio between the image's expansion rate and its horizontal optical size), were tested as input to the models. A linear cost function is proposed that can obtain the optimal parameters of the models by computationally efficient linear programming. The results show that the models based on inverse tau fitted the data better than the models that included expansion rate. In general, the models fitted the ND data reasonably well, but not as well the TT data. For the ND data, the models including an accumulative component outperformed the threshold model. For the TT data, due to the poorer fit of the models, more analysis is required to determine the merit of the models. The models fitted to TT data captured the overall pattern of steering onsets in the ND data rather well, but with a persistent bias, probably due to the drivers employing a more cautious strategy in TT. The models compared in this paper may support the virtual safety assessment of ADAS so that driver behaviour may be considered in the design and evaluation of new safety systems.","author":[{"dropping-particle":"","family":"Kovaceva","given":"Jordanka","non-dropping-particle":"","parse-names":false,"suffix":""},{"dropping-particle":"","family":"Bärgman","given":"Jonas","non-dropping-particle":"","parse-names":false,"suffix":""},{"dropping-particle":"","family":"Dozza","given":"Marco","non-dropping-particle":"","parse-names":false,"suffix":""}],"container-title":"Transportation Research Part F: Traffic Psychology and Behaviour","id":"ITEM-3","issued":{"date-parts":[["2020"]]},"page":"87-105","title":"A comparison of computational driver models using naturalistic and test-track data from cyclist-overtaking manoeuvres","type":"article-journal","volume":"75"},"uris":["http://www.mendeley.com/documents/?uuid=f3dc4ead-6b62-351e-bc7e-ed489cde27ce"]},{"id":"ITEM-4","itemData":{"DOI":"10.1371/journal.pcbi.1009096","ISSN":"15537358","PMID":"34264935","abstract":"Evidence accumulation models provide a dominant account of human decision-making, and have been particularly successful at explaining behavioral and neural data in laboratory paradigms using abstract, stationary stimuli. It has been proposed, but with limited in-depth investigation so far, that similar decision-making mechanisms are involved in tasks of a more embodied nature, such as movement and locomotion, by directly accumulating externally measurable sensory quantities of which the precise, typically continuously time-varying, magnitudes are important for successful behavior. Here, we leverage collision threat detection as a task which is ecologically relevant in this sense, but which can also be rigorously observed and modelled in a laboratory setting. Conventionally, it is assumed that humans are limited in this task by a perceptual threshold on the optical expansion rate the visual looming of the obstacle. Using concurrent recordings of EEG and behavioral responses, we disprove this conventional assumption, and instead provide strong evidence that humans detect collision threats by accumulating the continuously time-varying visual looming signal. Generalizing existing accumulator model assumptions from stationary to time-varying sensory evidence, we show that our model accounts for previously unexplained empirical observations and full distributions of detection response. We replicate a pre-response centroparietal positivity (CPP) in scalp potentials, which has previously been found to correlate with accumulated decision evidence. In contrast with these existing findings, we show that our model is capable of predicting the onset of the CPP signature rather than its buildup, suggesting that neural evidence accumulation is implemented differently, possibly in distinct brain regions, in collision detection compared to previously studied paradigms.","author":[{"dropping-particle":"","family":"Markkula","given":"Gustav","non-dropping-particle":"","parse-names":false,"suffix":""},{"dropping-particle":"","family":"Uludag","given":"Zeynep","non-dropping-particle":"","parse-names":false,"suffix":""},{"dropping-particle":"","family":"McGilchrist Wilkie","given":"Richard","non-dropping-particle":"","parse-names":false,"suffix":""},{"dropping-particle":"","family":"Billington","given":"Jac","non-dropping-particle":"","parse-names":false,"suffix":""}],"container-title":"PLoS Computational Biology","id":"ITEM-4","issue":"7","issued":{"date-parts":[["2021","7","1"]]},"publisher":"Public Library of Science","title":"Accumulation of continuously time-varying sensory evidence constrains neural and behavioral responses in human collision threat detection","type":"article-journal","volume":"17"},"uris":["http://www.mendeley.com/documents/?uuid=fa9a0bba-e867-3805-af1d-dbdbbddb8f29"]},{"id":"ITEM-5","itemData":{"DOI":"10.1177/1541931214581185","ISBN":"9780945289456","ISSN":"10711813","abstract":"Building on ideas from contemporary neuroscience, a framework is proposed in which drivers’ steering and pedal behavior is modeled as a series of individual control adjustments, triggered after accumulation of sensory evidence for the need of an adjustment, or evidence that a previous or ongoing adjustment is not achieving the intended results. Example simulations are provided. Specifically, it is shown that evidence accumulation can account for previously unexplained variance in looming detection thresholds and brake onset timing. It is argued that the proposed framework resolves a discrepancy in the current driver modeling literature, by explaining not only the short-latency, well-tuned, closed-loop type of control of routine driving, but also the degradation into long-latency, ill-tuned open-loop control in more rare, unexpected, and urgent situations such as near-accidents. INTRODUCTION","author":[{"dropping-particle":"","family":"Markkula","given":"Gustav","non-dropping-particle":"","parse-names":false,"suffix":""}],"container-title":"Proceedings of the Human Factors and Ergonomics Society","id":"ITEM-5","issue":"1","issued":{"date-parts":[["2014","9","17"]]},"page":"879-883","title":"Modeling driver control behavior in both routine and near-accident driving","type":"paper-conference","volume":"2014-Janua"},"uris":["http://www.mendeley.com/documents/?uuid=b8e2365b-808c-3157-8f45-bc045a1e4ce7"]}],"mendeley":{"formattedCitation":"(Bianchi Piccinini et al., 2019; Durrani et al., 2021; Kovaceva, Bärgman, &amp; Dozza, 2020; Markkula, 2014; Markkula et al., 2021)","plainTextFormattedCitation":"(Bianchi Piccinini et al., 2019; Durrani et al., 2021; Kovaceva, Bärgman, &amp; Dozza, 2020; Markkula, 2014; Markkula et al., 2021)","previouslyFormattedCitation":"(Bianchi Piccinini et al., 2019; Durrani et al., 2021; Kovaceva, Bärgman, &amp; Dozza, 2020; Markkula, 2014; Markkula et al., 2021)"},"properties":{"noteIndex":0},"schema":"https://github.com/citation-style-language/schema/raw/master/csl-citation.json"}</w:instrText>
      </w:r>
      <w:r w:rsidR="00CA7E8C">
        <w:fldChar w:fldCharType="separate"/>
      </w:r>
      <w:r w:rsidR="00375821" w:rsidRPr="00375821">
        <w:rPr>
          <w:noProof/>
        </w:rPr>
        <w:t>(Bianchi Piccinini et al., 2019; Durrani et al., 2021; Kovaceva, Bärgman, &amp; Dozza, 2020; Markkula, 2014; Markkula et al., 2021)</w:t>
      </w:r>
      <w:r w:rsidR="00CA7E8C">
        <w:fldChar w:fldCharType="end"/>
      </w:r>
      <w:r w:rsidR="00CA7E8C">
        <w:t xml:space="preserve">. </w:t>
      </w:r>
    </w:p>
    <w:sectPr w:rsidR="00902434" w:rsidRPr="00902434">
      <w:footerReference w:type="default" r:id="rId28"/>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Gustav Markkula" w:date="2022-04-04T07:10:00Z" w:initials="GM">
    <w:p w14:paraId="160E3C12" w14:textId="464492D4" w:rsidR="00E82F32" w:rsidRDefault="00E82F32">
      <w:pPr>
        <w:pStyle w:val="CommentText"/>
      </w:pPr>
      <w:r>
        <w:rPr>
          <w:rStyle w:val="CommentReference"/>
        </w:rPr>
        <w:annotationRef/>
      </w:r>
      <w:r>
        <w:t>Feels a little bit awkward to be seeing results in this figure already. I get why it makes sense to keep predictions and data together though, so I guess this is something where you have already considered the alternatives and prefer this approach…?</w:t>
      </w:r>
    </w:p>
    <w:p w14:paraId="4FC1AA21" w14:textId="32DA0122" w:rsidR="00E82F32" w:rsidRDefault="00E82F32">
      <w:pPr>
        <w:pStyle w:val="CommentText"/>
      </w:pPr>
    </w:p>
    <w:p w14:paraId="706A4A3E" w14:textId="1E657D14" w:rsidR="00E82F32" w:rsidRDefault="00E82F32">
      <w:pPr>
        <w:pStyle w:val="CommentText"/>
      </w:pPr>
      <w:r>
        <w:t>If we’re going with this approach, then I think at least it should be acknowledged in the text, because I think it can be a little bit jarring to the reader at this point.</w:t>
      </w:r>
    </w:p>
    <w:p w14:paraId="367C348B" w14:textId="37B5BF6B" w:rsidR="00E82F32" w:rsidRDefault="00E82F32">
      <w:pPr>
        <w:pStyle w:val="CommentText"/>
      </w:pPr>
    </w:p>
    <w:p w14:paraId="527D44BC" w14:textId="164816BC" w:rsidR="00E82F32" w:rsidRDefault="00E82F32">
      <w:pPr>
        <w:pStyle w:val="CommentText"/>
      </w:pPr>
      <w:r>
        <w:t>One possibility is also to put these figures later in the manuscript, in the Results section, and explain the rationale for this here.</w:t>
      </w:r>
    </w:p>
  </w:comment>
  <w:comment w:id="7" w:author="Courtney Goodridge [RPG]" w:date="2022-05-31T14:34:00Z" w:initials="CG[">
    <w:p w14:paraId="34656B9F" w14:textId="142CCE80" w:rsidR="00E82F32" w:rsidRDefault="00E82F32">
      <w:pPr>
        <w:pStyle w:val="CommentText"/>
      </w:pPr>
      <w:r>
        <w:rPr>
          <w:rStyle w:val="CommentReference"/>
        </w:rPr>
        <w:annotationRef/>
      </w:r>
      <w:r>
        <w:t xml:space="preserve">I also prefer having the predictions on their own here, and then replicated with the data in the results. Richard suggested this approach to avoid repetition. I will switch back and back my corner (with you backing) ;) </w:t>
      </w:r>
      <w:r>
        <w:sym w:font="Wingdings" w:char="F04A"/>
      </w:r>
      <w:r>
        <w:t xml:space="preserve"> </w:t>
      </w:r>
    </w:p>
  </w:comment>
  <w:comment w:id="9" w:author="Gustav Markkula" w:date="2022-04-04T07:13:00Z" w:initials="GM">
    <w:p w14:paraId="76FEEAD9" w14:textId="02A8EB8B" w:rsidR="00E82F32" w:rsidRDefault="00E82F32">
      <w:pPr>
        <w:pStyle w:val="CommentText"/>
      </w:pPr>
      <w:r>
        <w:rPr>
          <w:rStyle w:val="CommentReference"/>
        </w:rPr>
        <w:annotationRef/>
      </w:r>
      <w:r>
        <w:t xml:space="preserve">Here, since the theory figures are given without scale, I think it will be important </w:t>
      </w:r>
      <w:proofErr w:type="gramStart"/>
      <w:r>
        <w:t>later on</w:t>
      </w:r>
      <w:proofErr w:type="gramEnd"/>
      <w:r>
        <w:t xml:space="preserve"> to do the type of analysis you’ve done previously in paper/thesis, where you consider whether the magnitude of the observed effects are possible to explain with the 150 </w:t>
      </w:r>
      <w:proofErr w:type="spellStart"/>
      <w:r>
        <w:t>ms</w:t>
      </w:r>
      <w:proofErr w:type="spellEnd"/>
      <w:r>
        <w:t xml:space="preserve"> motor latency. Because currently I can’t know as a reader whether a zoomed-in version of panel B looks a lot like panel C, and maybe that’s the more “correct” zoom level? If you see what I mean.</w:t>
      </w:r>
    </w:p>
  </w:comment>
  <w:comment w:id="10" w:author="Courtney Goodridge [RPG]" w:date="2022-05-31T15:18:00Z" w:initials="CG[">
    <w:p w14:paraId="789EC6C5" w14:textId="7C3D2C14" w:rsidR="00E82F32" w:rsidRDefault="00E82F32">
      <w:pPr>
        <w:pStyle w:val="CommentText"/>
      </w:pPr>
      <w:r>
        <w:rPr>
          <w:rStyle w:val="CommentReference"/>
        </w:rPr>
        <w:annotationRef/>
      </w:r>
      <w:r w:rsidR="0074199C">
        <w:t xml:space="preserve">Cool this can be added. </w:t>
      </w:r>
      <w:r>
        <w:t xml:space="preserve"> </w:t>
      </w:r>
    </w:p>
  </w:comment>
  <w:comment w:id="12" w:author="Gustav Markkula" w:date="2022-04-04T07:17:00Z" w:initials="GM">
    <w:p w14:paraId="797C410A" w14:textId="5699732E" w:rsidR="00E82F32" w:rsidRDefault="00E82F32">
      <w:pPr>
        <w:pStyle w:val="CommentText"/>
      </w:pPr>
      <w:r>
        <w:rPr>
          <w:rStyle w:val="CommentReference"/>
        </w:rPr>
        <w:annotationRef/>
      </w:r>
      <w:r>
        <w:t xml:space="preserve">I am not sure how to visually interpret panel B – is there a small separation between the lines or not? In the text you seem to be saying there is no difference, and that would make sense to me, but I can still see the lines slightly under each other. Have you shifted them slightly to make them all visible? If so, I would </w:t>
      </w:r>
      <w:proofErr w:type="gramStart"/>
      <w:r>
        <w:t>definitely make</w:t>
      </w:r>
      <w:proofErr w:type="gramEnd"/>
      <w:r>
        <w:t xml:space="preserve"> sure to mention this in the caption. (Or alternatively choose a set of line styles such that they can be plotted on top of each other all three and still remain visible, </w:t>
      </w:r>
      <w:proofErr w:type="gramStart"/>
      <w:r>
        <w:t>e.g.</w:t>
      </w:r>
      <w:proofErr w:type="gramEnd"/>
      <w:r>
        <w:t xml:space="preserve"> 1 </w:t>
      </w:r>
      <w:proofErr w:type="spellStart"/>
      <w:r>
        <w:t>pt</w:t>
      </w:r>
      <w:proofErr w:type="spellEnd"/>
      <w:r>
        <w:t xml:space="preserve"> black on top of 2 </w:t>
      </w:r>
      <w:proofErr w:type="spellStart"/>
      <w:r>
        <w:t>pt</w:t>
      </w:r>
      <w:proofErr w:type="spellEnd"/>
      <w:r>
        <w:t xml:space="preserve"> grey on top of 3 </w:t>
      </w:r>
      <w:proofErr w:type="spellStart"/>
      <w:r>
        <w:t>pt</w:t>
      </w:r>
      <w:proofErr w:type="spellEnd"/>
      <w:r>
        <w:t xml:space="preserve"> light grey) </w:t>
      </w:r>
    </w:p>
  </w:comment>
  <w:comment w:id="13" w:author="Courtney Goodridge [RPG]" w:date="2022-05-31T15:40:00Z" w:initials="CG[">
    <w:p w14:paraId="6968029C" w14:textId="70F5A0CF" w:rsidR="00E82F32" w:rsidRDefault="00E82F32">
      <w:pPr>
        <w:pStyle w:val="CommentText"/>
      </w:pPr>
      <w:r>
        <w:rPr>
          <w:rStyle w:val="CommentReference"/>
        </w:rPr>
        <w:annotationRef/>
      </w:r>
      <w:proofErr w:type="gramStart"/>
      <w:r>
        <w:t>Yes</w:t>
      </w:r>
      <w:proofErr w:type="gramEnd"/>
      <w:r>
        <w:t xml:space="preserve"> I have shifted them to make them more visible. Will add to figure caption. </w:t>
      </w:r>
    </w:p>
  </w:comment>
  <w:comment w:id="22" w:author="Richard Wilkie" w:date="2022-03-21T14:09:00Z" w:initials="rmw">
    <w:p w14:paraId="18F069F2" w14:textId="17F5A3A8" w:rsidR="00E82F32" w:rsidRDefault="00E82F32">
      <w:pPr>
        <w:pStyle w:val="CommentText"/>
      </w:pPr>
      <w:r>
        <w:rPr>
          <w:rStyle w:val="CommentReference"/>
        </w:rPr>
        <w:annotationRef/>
      </w:r>
      <w:r>
        <w:t>How many were excluded in this way?</w:t>
      </w:r>
    </w:p>
  </w:comment>
  <w:comment w:id="23" w:author="- The Detecting Forgetting Study" w:date="2022-03-24T17:11:00Z" w:initials="CG[">
    <w:p w14:paraId="6E252C4A" w14:textId="503F8BC6" w:rsidR="00E82F32" w:rsidRDefault="00E82F32">
      <w:pPr>
        <w:pStyle w:val="CommentText"/>
      </w:pPr>
      <w:r>
        <w:rPr>
          <w:rStyle w:val="CommentReference"/>
        </w:rPr>
        <w:annotationRef/>
      </w:r>
      <w:r>
        <w:t xml:space="preserve">We dig out these numbers. </w:t>
      </w:r>
    </w:p>
  </w:comment>
  <w:comment w:id="24" w:author="Gustav Markkula" w:date="2022-04-04T07:26:00Z" w:initials="GM">
    <w:p w14:paraId="769F470A" w14:textId="4899C6BD" w:rsidR="00E82F32" w:rsidRDefault="00E82F32">
      <w:pPr>
        <w:pStyle w:val="CommentText"/>
      </w:pPr>
      <w:r>
        <w:rPr>
          <w:rStyle w:val="CommentReference"/>
        </w:rPr>
        <w:annotationRef/>
      </w:r>
      <w:r>
        <w:t>I agree these numbers should be presented.</w:t>
      </w:r>
    </w:p>
  </w:comment>
  <w:comment w:id="27" w:author="Gustav Markkula" w:date="2022-04-05T07:02:00Z" w:initials="GM">
    <w:p w14:paraId="432A5565" w14:textId="50791D2D" w:rsidR="00E82F32" w:rsidRDefault="00E82F32">
      <w:pPr>
        <w:pStyle w:val="CommentText"/>
      </w:pPr>
      <w:r>
        <w:rPr>
          <w:rStyle w:val="CommentReference"/>
        </w:rPr>
        <w:annotationRef/>
      </w:r>
      <w:r>
        <w:t>Could you try to visualise somewhere also where the starting point of each trajectory is? I guess it’s sort of obvious from the y axis, but maybe to aid the eye, some horizontal arrows like I have drawn here?</w:t>
      </w:r>
    </w:p>
  </w:comment>
  <w:comment w:id="37" w:author="Gustav Markkula" w:date="2022-04-05T07:20:00Z" w:initials="GM">
    <w:p w14:paraId="0753F5B5" w14:textId="20E39ECE" w:rsidR="00E82F32" w:rsidRDefault="00E82F32">
      <w:pPr>
        <w:pStyle w:val="CommentText"/>
      </w:pPr>
      <w:r>
        <w:rPr>
          <w:rStyle w:val="CommentReference"/>
        </w:rPr>
        <w:annotationRef/>
      </w:r>
      <w:r>
        <w:t xml:space="preserve">Is this referring to the non-rotated camera? I would spell that out more clearly. </w:t>
      </w:r>
    </w:p>
  </w:comment>
  <w:comment w:id="38" w:author="Gustav Markkula" w:date="2022-04-05T07:22:00Z" w:initials="GM">
    <w:p w14:paraId="6DA4E628" w14:textId="785E8453" w:rsidR="00E82F32" w:rsidRDefault="00E82F32">
      <w:pPr>
        <w:pStyle w:val="CommentText"/>
      </w:pPr>
      <w:r>
        <w:rPr>
          <w:rStyle w:val="CommentReference"/>
        </w:rPr>
        <w:annotationRef/>
      </w:r>
      <w:r>
        <w:t xml:space="preserve">With respect to the timing, are the results really that clear? Maybe I am missing something, which if </w:t>
      </w:r>
      <w:proofErr w:type="gramStart"/>
      <w:r>
        <w:t>so</w:t>
      </w:r>
      <w:proofErr w:type="gramEnd"/>
      <w:r>
        <w:t xml:space="preserve"> you need to spell out more clearly.</w:t>
      </w:r>
    </w:p>
  </w:comment>
  <w:comment w:id="39" w:author="Gustav Markkula" w:date="2022-04-05T07:27:00Z" w:initials="GM">
    <w:p w14:paraId="67E431D6" w14:textId="3AC45707" w:rsidR="00E82F32" w:rsidRDefault="00E82F32">
      <w:pPr>
        <w:pStyle w:val="CommentText"/>
      </w:pPr>
      <w:r>
        <w:rPr>
          <w:rStyle w:val="CommentReference"/>
        </w:rPr>
        <w:annotationRef/>
      </w:r>
      <w:r>
        <w:t>There is a slight hint here of you saying that Mole et al have already shown what you are showing here. Maybe add a sentence clarifying what your paper adds, or why the Mole et al result wasn’t really a test of these frameworks, or similar.</w:t>
      </w:r>
    </w:p>
  </w:comment>
  <w:comment w:id="40" w:author="Gustav Markkula" w:date="2022-04-05T07:25:00Z" w:initials="GM">
    <w:p w14:paraId="16C41B7E" w14:textId="6B5DA57E" w:rsidR="00E82F32" w:rsidRDefault="00E82F32">
      <w:pPr>
        <w:pStyle w:val="CommentText"/>
      </w:pPr>
      <w:r>
        <w:rPr>
          <w:rStyle w:val="CommentReference"/>
        </w:rPr>
        <w:annotationRef/>
      </w:r>
      <w:r>
        <w:t>Just correcting grammar slip-up</w:t>
      </w:r>
    </w:p>
  </w:comment>
  <w:comment w:id="52" w:author="Gustav Markkula" w:date="2022-04-05T07:39:00Z" w:initials="GM">
    <w:p w14:paraId="37B4CC73" w14:textId="69B2AFEA" w:rsidR="00E82F32" w:rsidRDefault="00E82F32">
      <w:pPr>
        <w:pStyle w:val="CommentText"/>
      </w:pPr>
      <w:r>
        <w:rPr>
          <w:rStyle w:val="CommentReference"/>
        </w:rPr>
        <w:annotationRef/>
      </w:r>
      <w:r>
        <w:t>I tried addressing Richard’s comment below by adding the snippet of text above. I think the rest of your text here (from just after my added text) and the figure are too much – goes into too much detail and leads too far away from the main message of this paper – I would delete.</w:t>
      </w:r>
    </w:p>
  </w:comment>
  <w:comment w:id="53" w:author="Richard Wilkie" w:date="2022-03-21T14:09:00Z" w:initials="rmw">
    <w:p w14:paraId="3B8BD0FC" w14:textId="74772F72" w:rsidR="00E82F32" w:rsidRDefault="00E82F32">
      <w:pPr>
        <w:pStyle w:val="CommentText"/>
      </w:pPr>
      <w:r>
        <w:rPr>
          <w:rStyle w:val="CommentReference"/>
        </w:rPr>
        <w:annotationRef/>
      </w:r>
      <w:r>
        <w:t xml:space="preserve">I think this might need to say something concrete about how the findings </w:t>
      </w:r>
      <w:proofErr w:type="gramStart"/>
      <w:r>
        <w:t>relate?</w:t>
      </w:r>
      <w:proofErr w:type="gramEnd"/>
      <w:r>
        <w:t xml:space="preserve"> A bit confused </w:t>
      </w:r>
      <w:proofErr w:type="gramStart"/>
      <w:r>
        <w:t>at the moment</w:t>
      </w:r>
      <w:proofErr w:type="gramEnd"/>
      <w:r>
        <w:t>.</w:t>
      </w:r>
    </w:p>
  </w:comment>
  <w:comment w:id="54" w:author="- The Detecting Forgetting Study" w:date="2022-03-23T16:12:00Z" w:initials="CG[">
    <w:p w14:paraId="6DA849E5" w14:textId="35142F5E" w:rsidR="00E82F32" w:rsidRDefault="00E82F32">
      <w:pPr>
        <w:pStyle w:val="CommentText"/>
      </w:pPr>
      <w:r>
        <w:rPr>
          <w:rStyle w:val="CommentReference"/>
        </w:rPr>
        <w:annotationRef/>
      </w:r>
      <w:r>
        <w:t xml:space="preserve">Trying to set the scene for the silent </w:t>
      </w:r>
      <w:proofErr w:type="gramStart"/>
      <w:r>
        <w:t>failures</w:t>
      </w:r>
      <w:proofErr w:type="gramEnd"/>
      <w:r>
        <w:t xml:space="preserve"> paradigm in my thesis. Added a figure and some extra meat.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27D44BC" w15:done="0"/>
  <w15:commentEx w15:paraId="34656B9F" w15:paraIdParent="527D44BC" w15:done="0"/>
  <w15:commentEx w15:paraId="76FEEAD9" w15:done="0"/>
  <w15:commentEx w15:paraId="789EC6C5" w15:paraIdParent="76FEEAD9" w15:done="0"/>
  <w15:commentEx w15:paraId="797C410A" w15:done="0"/>
  <w15:commentEx w15:paraId="6968029C" w15:paraIdParent="797C410A" w15:done="0"/>
  <w15:commentEx w15:paraId="18F069F2" w15:done="0"/>
  <w15:commentEx w15:paraId="6E252C4A" w15:paraIdParent="18F069F2" w15:done="0"/>
  <w15:commentEx w15:paraId="769F470A" w15:paraIdParent="18F069F2" w15:done="0"/>
  <w15:commentEx w15:paraId="432A5565" w15:done="0"/>
  <w15:commentEx w15:paraId="0753F5B5" w15:done="0"/>
  <w15:commentEx w15:paraId="6DA4E628" w15:done="0"/>
  <w15:commentEx w15:paraId="67E431D6" w15:done="0"/>
  <w15:commentEx w15:paraId="16C41B7E" w15:done="0"/>
  <w15:commentEx w15:paraId="37B4CC73" w15:done="0"/>
  <w15:commentEx w15:paraId="3B8BD0FC" w15:done="0"/>
  <w15:commentEx w15:paraId="6DA849E5" w15:paraIdParent="3B8BD0F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27D44BC" w16cid:durableId="267129A8"/>
  <w16cid:commentId w16cid:paraId="34656B9F" w16cid:durableId="267129A9"/>
  <w16cid:commentId w16cid:paraId="76FEEAD9" w16cid:durableId="267129AA"/>
  <w16cid:commentId w16cid:paraId="789EC6C5" w16cid:durableId="267129AB"/>
  <w16cid:commentId w16cid:paraId="797C410A" w16cid:durableId="267129AC"/>
  <w16cid:commentId w16cid:paraId="6968029C" w16cid:durableId="267129AD"/>
  <w16cid:commentId w16cid:paraId="18F069F2" w16cid:durableId="267129AE"/>
  <w16cid:commentId w16cid:paraId="6E252C4A" w16cid:durableId="267129AF"/>
  <w16cid:commentId w16cid:paraId="769F470A" w16cid:durableId="267129B0"/>
  <w16cid:commentId w16cid:paraId="432A5565" w16cid:durableId="267129B1"/>
  <w16cid:commentId w16cid:paraId="0753F5B5" w16cid:durableId="267129B2"/>
  <w16cid:commentId w16cid:paraId="6DA4E628" w16cid:durableId="267129B3"/>
  <w16cid:commentId w16cid:paraId="67E431D6" w16cid:durableId="267129B4"/>
  <w16cid:commentId w16cid:paraId="16C41B7E" w16cid:durableId="267129B5"/>
  <w16cid:commentId w16cid:paraId="37B4CC73" w16cid:durableId="267129B6"/>
  <w16cid:commentId w16cid:paraId="3B8BD0FC" w16cid:durableId="267129B7"/>
  <w16cid:commentId w16cid:paraId="6DA849E5" w16cid:durableId="267129B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793886" w14:textId="77777777" w:rsidR="00C427E9" w:rsidRDefault="00C427E9" w:rsidP="00902434">
      <w:pPr>
        <w:spacing w:after="0" w:line="240" w:lineRule="auto"/>
      </w:pPr>
      <w:r>
        <w:separator/>
      </w:r>
    </w:p>
  </w:endnote>
  <w:endnote w:type="continuationSeparator" w:id="0">
    <w:p w14:paraId="0A32CD8C" w14:textId="77777777" w:rsidR="00C427E9" w:rsidRDefault="00C427E9" w:rsidP="009024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7468350"/>
      <w:docPartObj>
        <w:docPartGallery w:val="Page Numbers (Bottom of Page)"/>
        <w:docPartUnique/>
      </w:docPartObj>
    </w:sdtPr>
    <w:sdtEndPr>
      <w:rPr>
        <w:noProof/>
      </w:rPr>
    </w:sdtEndPr>
    <w:sdtContent>
      <w:p w14:paraId="649940A7" w14:textId="4C732123" w:rsidR="00E82F32" w:rsidRDefault="00E82F32">
        <w:pPr>
          <w:pStyle w:val="Footer"/>
          <w:jc w:val="right"/>
        </w:pPr>
        <w:r>
          <w:fldChar w:fldCharType="begin"/>
        </w:r>
        <w:r>
          <w:instrText xml:space="preserve"> PAGE   \* MERGEFORMAT </w:instrText>
        </w:r>
        <w:r>
          <w:fldChar w:fldCharType="separate"/>
        </w:r>
        <w:r w:rsidR="00C37252">
          <w:rPr>
            <w:noProof/>
          </w:rPr>
          <w:t>29</w:t>
        </w:r>
        <w:r>
          <w:rPr>
            <w:noProof/>
          </w:rPr>
          <w:fldChar w:fldCharType="end"/>
        </w:r>
      </w:p>
    </w:sdtContent>
  </w:sdt>
  <w:p w14:paraId="66522C0B" w14:textId="77777777" w:rsidR="00E82F32" w:rsidRDefault="00E82F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E7A287" w14:textId="77777777" w:rsidR="00C427E9" w:rsidRDefault="00C427E9" w:rsidP="00902434">
      <w:pPr>
        <w:spacing w:after="0" w:line="240" w:lineRule="auto"/>
      </w:pPr>
      <w:r>
        <w:separator/>
      </w:r>
    </w:p>
  </w:footnote>
  <w:footnote w:type="continuationSeparator" w:id="0">
    <w:p w14:paraId="2251FB5B" w14:textId="77777777" w:rsidR="00C427E9" w:rsidRDefault="00C427E9" w:rsidP="00902434">
      <w:pPr>
        <w:spacing w:after="0" w:line="240" w:lineRule="auto"/>
      </w:pPr>
      <w:r>
        <w:continuationSeparator/>
      </w:r>
    </w:p>
  </w:footnote>
  <w:footnote w:id="1">
    <w:p w14:paraId="4EDAD411" w14:textId="5CA067DB" w:rsidR="00E82F32" w:rsidRDefault="00E82F32" w:rsidP="008B03B9">
      <w:pPr>
        <w:pStyle w:val="FootnoteText"/>
        <w:ind w:left="0" w:firstLine="0"/>
        <w:jc w:val="both"/>
      </w:pPr>
      <w:r>
        <w:rPr>
          <w:rStyle w:val="FootnoteReference"/>
        </w:rPr>
        <w:footnoteRef/>
      </w:r>
      <w:r>
        <w:t xml:space="preserve"> </w:t>
      </w:r>
      <w:r w:rsidRPr="008B03B9">
        <w:rPr>
          <w:sz w:val="20"/>
        </w:rPr>
        <w:t xml:space="preserve">Using </w:t>
      </w:r>
      <m:oMath>
        <m:acc>
          <m:accPr>
            <m:chr m:val="̇"/>
            <m:ctrlPr>
              <w:rPr>
                <w:rFonts w:ascii="Cambria Math" w:hAnsi="Cambria Math"/>
                <w:i/>
                <w:color w:val="000000"/>
                <w:sz w:val="20"/>
                <w:szCs w:val="24"/>
              </w:rPr>
            </m:ctrlPr>
          </m:accPr>
          <m:e>
            <m:r>
              <w:rPr>
                <w:rFonts w:ascii="Cambria Math" w:hAnsi="Cambria Math"/>
                <w:sz w:val="20"/>
                <w:szCs w:val="24"/>
              </w:rPr>
              <m:t>α</m:t>
            </m:r>
          </m:e>
        </m:acc>
      </m:oMath>
      <w:r w:rsidRPr="008B03B9">
        <w:rPr>
          <w:color w:val="000000"/>
          <w:sz w:val="20"/>
          <w:szCs w:val="24"/>
        </w:rPr>
        <w:t xml:space="preserve"> </w:t>
      </w:r>
      <w:r>
        <w:rPr>
          <w:color w:val="000000"/>
          <w:sz w:val="20"/>
          <w:szCs w:val="24"/>
        </w:rPr>
        <w:t xml:space="preserve">rather than </w:t>
      </w:r>
      <m:oMath>
        <m:r>
          <w:rPr>
            <w:rFonts w:ascii="Cambria Math" w:hAnsi="Cambria Math"/>
            <w:sz w:val="20"/>
            <w:szCs w:val="24"/>
          </w:rPr>
          <m:t>α</m:t>
        </m:r>
      </m:oMath>
      <w:r w:rsidRPr="008B03B9">
        <w:rPr>
          <w:color w:val="000000"/>
          <w:sz w:val="20"/>
          <w:szCs w:val="24"/>
        </w:rPr>
        <w:t xml:space="preserve"> as the perceptual input produces simil</w:t>
      </w:r>
      <w:proofErr w:type="spellStart"/>
      <w:r w:rsidRPr="008B03B9">
        <w:rPr>
          <w:color w:val="000000"/>
          <w:sz w:val="20"/>
          <w:szCs w:val="24"/>
        </w:rPr>
        <w:t>ar</w:t>
      </w:r>
      <w:proofErr w:type="spellEnd"/>
      <w:r w:rsidRPr="008B03B9">
        <w:rPr>
          <w:color w:val="000000"/>
          <w:sz w:val="20"/>
          <w:szCs w:val="24"/>
        </w:rPr>
        <w:t xml:space="preserve"> divergent predictions between Threshold and Accumulator framework</w:t>
      </w:r>
      <w:r>
        <w:rPr>
          <w:color w:val="000000"/>
          <w:sz w:val="20"/>
          <w:szCs w:val="24"/>
        </w:rPr>
        <w:t xml:space="preserve">s. </w:t>
      </w:r>
      <w:r w:rsidRPr="008B03B9">
        <w:rPr>
          <w:sz w:val="20"/>
        </w:rPr>
        <w:t xml:space="preserve">This is likely because the perceptual signals are similar in the sense that that they increase over </w:t>
      </w:r>
      <w:proofErr w:type="gramStart"/>
      <w:r w:rsidRPr="008B03B9">
        <w:rPr>
          <w:sz w:val="20"/>
        </w:rPr>
        <w:t>time, and</w:t>
      </w:r>
      <w:proofErr w:type="gramEnd"/>
      <w:r w:rsidRPr="008B03B9">
        <w:rPr>
          <w:sz w:val="20"/>
        </w:rPr>
        <w:t xml:space="preserve"> increase at faster rates for smaller radii. </w:t>
      </w:r>
      <w:r>
        <w:rPr>
          <w:sz w:val="20"/>
        </w:rPr>
        <w:t>Importantly, the predictions of the</w:t>
      </w:r>
      <w:r w:rsidRPr="008B03B9">
        <w:rPr>
          <w:sz w:val="20"/>
        </w:rPr>
        <w:t xml:space="preserve"> Accumulator and Threshold frameworks</w:t>
      </w:r>
      <w:r>
        <w:rPr>
          <w:sz w:val="20"/>
        </w:rPr>
        <w:t xml:space="preserve"> diverge in similar ways both for </w:t>
      </w:r>
      <m:oMath>
        <m:r>
          <w:rPr>
            <w:rFonts w:ascii="Cambria Math" w:hAnsi="Cambria Math"/>
            <w:sz w:val="20"/>
            <w:szCs w:val="24"/>
          </w:rPr>
          <m:t>α</m:t>
        </m:r>
      </m:oMath>
      <w:r>
        <w:rPr>
          <w:sz w:val="20"/>
          <w:szCs w:val="24"/>
        </w:rPr>
        <w:t xml:space="preserve"> and</w:t>
      </w:r>
      <w:r>
        <w:rPr>
          <w:sz w:val="20"/>
        </w:rPr>
        <w:t xml:space="preserve"> </w:t>
      </w:r>
      <m:oMath>
        <m:acc>
          <m:accPr>
            <m:chr m:val="̇"/>
            <m:ctrlPr>
              <w:rPr>
                <w:rFonts w:ascii="Cambria Math" w:hAnsi="Cambria Math"/>
                <w:i/>
                <w:color w:val="000000"/>
                <w:sz w:val="20"/>
                <w:szCs w:val="24"/>
              </w:rPr>
            </m:ctrlPr>
          </m:accPr>
          <m:e>
            <m:r>
              <w:rPr>
                <w:rFonts w:ascii="Cambria Math" w:hAnsi="Cambria Math"/>
                <w:sz w:val="20"/>
                <w:szCs w:val="24"/>
              </w:rPr>
              <m:t>α</m:t>
            </m:r>
          </m:e>
        </m:acc>
      </m:oMath>
      <w:r>
        <w:rPr>
          <w:color w:val="000000"/>
          <w:sz w:val="20"/>
          <w:szCs w:val="24"/>
        </w:rPr>
        <w:t>,</w:t>
      </w:r>
      <w:r w:rsidRPr="008B03B9">
        <w:rPr>
          <w:color w:val="000000"/>
          <w:sz w:val="20"/>
          <w:szCs w:val="24"/>
        </w:rPr>
        <w:t xml:space="preserve"> </w:t>
      </w:r>
      <w:r w:rsidRPr="008B03B9">
        <w:rPr>
          <w:sz w:val="20"/>
        </w:rPr>
        <w:t>which is the main thrust of the argument presented within this manuscript.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04876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AA0D1D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484B9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A1EB75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8387F6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FB6360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FCD9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AB6B7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C96F34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D7C5BB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230A2"/>
    <w:multiLevelType w:val="hybridMultilevel"/>
    <w:tmpl w:val="014E504A"/>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11" w15:restartNumberingAfterBreak="0">
    <w:nsid w:val="054E3221"/>
    <w:multiLevelType w:val="hybridMultilevel"/>
    <w:tmpl w:val="2292AFBE"/>
    <w:lvl w:ilvl="0" w:tplc="EEB67D08">
      <w:numFmt w:val="bullet"/>
      <w:lvlText w:val=""/>
      <w:lvlJc w:val="left"/>
      <w:pPr>
        <w:ind w:left="720" w:hanging="360"/>
      </w:pPr>
      <w:rPr>
        <w:rFonts w:ascii="Symbol" w:eastAsia="Arial"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6F77184"/>
    <w:multiLevelType w:val="hybridMultilevel"/>
    <w:tmpl w:val="39C463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86958CC"/>
    <w:multiLevelType w:val="hybridMultilevel"/>
    <w:tmpl w:val="4A2615E8"/>
    <w:lvl w:ilvl="0" w:tplc="B22A76BA">
      <w:numFmt w:val="bullet"/>
      <w:lvlText w:val="-"/>
      <w:lvlJc w:val="left"/>
      <w:pPr>
        <w:ind w:left="720" w:hanging="360"/>
      </w:pPr>
      <w:rPr>
        <w:rFonts w:ascii="Arial" w:eastAsiaTheme="minorHAns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A5D4408"/>
    <w:multiLevelType w:val="multilevel"/>
    <w:tmpl w:val="514E9246"/>
    <w:lvl w:ilvl="0">
      <w:start w:val="3"/>
      <w:numFmt w:val="decimal"/>
      <w:suff w:val="space"/>
      <w:lvlText w:val="CHAPTER %1"/>
      <w:lvlJc w:val="left"/>
      <w:pPr>
        <w:ind w:left="432" w:hanging="432"/>
      </w:pPr>
      <w:rPr>
        <w:rFonts w:hint="default"/>
        <w:b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1E530BD2"/>
    <w:multiLevelType w:val="hybridMultilevel"/>
    <w:tmpl w:val="3788EEB8"/>
    <w:lvl w:ilvl="0" w:tplc="A6A6A682">
      <w:start w:val="2"/>
      <w:numFmt w:val="bullet"/>
      <w:lvlText w:val="-"/>
      <w:lvlJc w:val="left"/>
      <w:pPr>
        <w:ind w:left="720" w:hanging="360"/>
      </w:pPr>
      <w:rPr>
        <w:rFonts w:ascii="Arial" w:eastAsiaTheme="minorHAns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4131BB9"/>
    <w:multiLevelType w:val="hybridMultilevel"/>
    <w:tmpl w:val="9B8A6800"/>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17" w15:restartNumberingAfterBreak="0">
    <w:nsid w:val="28BF6931"/>
    <w:multiLevelType w:val="hybridMultilevel"/>
    <w:tmpl w:val="38BC02B4"/>
    <w:lvl w:ilvl="0" w:tplc="2604D454">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07355F0"/>
    <w:multiLevelType w:val="hybridMultilevel"/>
    <w:tmpl w:val="34305C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45E3601"/>
    <w:multiLevelType w:val="hybridMultilevel"/>
    <w:tmpl w:val="F86E3D18"/>
    <w:lvl w:ilvl="0" w:tplc="B64E7D22">
      <w:start w:val="2"/>
      <w:numFmt w:val="bullet"/>
      <w:lvlText w:val="-"/>
      <w:lvlJc w:val="left"/>
      <w:pPr>
        <w:ind w:left="720" w:hanging="360"/>
      </w:pPr>
      <w:rPr>
        <w:rFonts w:ascii="Arial" w:eastAsia="Times New Roman" w:hAnsi="Arial" w:cs="Arial" w:hint="default"/>
        <w:i w:val="0"/>
        <w:color w:val="00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4A84C66"/>
    <w:multiLevelType w:val="multilevel"/>
    <w:tmpl w:val="BC3869DC"/>
    <w:lvl w:ilvl="0">
      <w:start w:val="6"/>
      <w:numFmt w:val="decimal"/>
      <w:suff w:val="space"/>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sz w:val="24"/>
        <w:vertAlign w:val="baseline"/>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36AC243D"/>
    <w:multiLevelType w:val="hybridMultilevel"/>
    <w:tmpl w:val="F0347D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CA70C00"/>
    <w:multiLevelType w:val="hybridMultilevel"/>
    <w:tmpl w:val="AF7EE960"/>
    <w:lvl w:ilvl="0" w:tplc="20EEC1FE">
      <w:numFmt w:val="bullet"/>
      <w:lvlText w:val="-"/>
      <w:lvlJc w:val="left"/>
      <w:pPr>
        <w:ind w:left="720" w:hanging="360"/>
      </w:pPr>
      <w:rPr>
        <w:rFonts w:ascii="Arial" w:eastAsiaTheme="minorHAns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2D521B4"/>
    <w:multiLevelType w:val="hybridMultilevel"/>
    <w:tmpl w:val="E2624414"/>
    <w:lvl w:ilvl="0" w:tplc="12FC8E12">
      <w:start w:val="6"/>
      <w:numFmt w:val="bullet"/>
      <w:lvlText w:val="-"/>
      <w:lvlJc w:val="left"/>
      <w:pPr>
        <w:ind w:left="720" w:hanging="360"/>
      </w:pPr>
      <w:rPr>
        <w:rFonts w:ascii="Arial" w:eastAsia="Times New Roman"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4595B31"/>
    <w:multiLevelType w:val="hybridMultilevel"/>
    <w:tmpl w:val="17126C36"/>
    <w:lvl w:ilvl="0" w:tplc="8E92E976">
      <w:start w:val="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45F2AF6"/>
    <w:multiLevelType w:val="hybridMultilevel"/>
    <w:tmpl w:val="9034ACCE"/>
    <w:lvl w:ilvl="0" w:tplc="08090001">
      <w:start w:val="1"/>
      <w:numFmt w:val="bullet"/>
      <w:lvlText w:val=""/>
      <w:lvlJc w:val="left"/>
      <w:pPr>
        <w:ind w:left="900" w:hanging="360"/>
      </w:pPr>
      <w:rPr>
        <w:rFonts w:ascii="Symbol" w:hAnsi="Symbol"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26" w15:restartNumberingAfterBreak="0">
    <w:nsid w:val="48900B84"/>
    <w:multiLevelType w:val="multilevel"/>
    <w:tmpl w:val="19E49AE6"/>
    <w:lvl w:ilvl="0">
      <w:start w:val="1"/>
      <w:numFmt w:val="decimal"/>
      <w:suff w:val="space"/>
      <w:lvlText w:val="CHAPTER %1"/>
      <w:lvlJc w:val="left"/>
      <w:pPr>
        <w:ind w:left="432" w:hanging="432"/>
      </w:pPr>
      <w:rPr>
        <w:rFonts w:hint="default"/>
        <w:b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4A101C71"/>
    <w:multiLevelType w:val="hybridMultilevel"/>
    <w:tmpl w:val="B9E624DE"/>
    <w:lvl w:ilvl="0" w:tplc="1CD2ED14">
      <w:start w:val="1"/>
      <w:numFmt w:val="bullet"/>
      <w:lvlText w:val="-"/>
      <w:lvlJc w:val="left"/>
      <w:pPr>
        <w:ind w:left="720" w:hanging="360"/>
      </w:pPr>
      <w:rPr>
        <w:rFonts w:ascii="Arial" w:eastAsiaTheme="minorHAnsi" w:hAnsi="Arial" w:cs="Arial" w:hint="default"/>
        <w:b w:val="0"/>
        <w:i w:val="0"/>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FE71100"/>
    <w:multiLevelType w:val="hybridMultilevel"/>
    <w:tmpl w:val="358EF342"/>
    <w:lvl w:ilvl="0" w:tplc="A998A4F0">
      <w:start w:val="3"/>
      <w:numFmt w:val="bullet"/>
      <w:lvlText w:val="-"/>
      <w:lvlJc w:val="left"/>
      <w:pPr>
        <w:ind w:left="720" w:hanging="360"/>
      </w:pPr>
      <w:rPr>
        <w:rFonts w:ascii="Arial" w:eastAsiaTheme="minorHAnsi" w:hAnsi="Arial" w:cs="Arial" w:hint="default"/>
        <w:i/>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1C11AF8"/>
    <w:multiLevelType w:val="hybridMultilevel"/>
    <w:tmpl w:val="755246B4"/>
    <w:lvl w:ilvl="0" w:tplc="48B23F5E">
      <w:start w:val="6"/>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30E7A01"/>
    <w:multiLevelType w:val="hybridMultilevel"/>
    <w:tmpl w:val="5F7A3498"/>
    <w:lvl w:ilvl="0" w:tplc="7C2C1CD4">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71504CC"/>
    <w:multiLevelType w:val="hybridMultilevel"/>
    <w:tmpl w:val="91AA967C"/>
    <w:lvl w:ilvl="0" w:tplc="08090001">
      <w:start w:val="1"/>
      <w:numFmt w:val="bullet"/>
      <w:lvlText w:val=""/>
      <w:lvlJc w:val="left"/>
      <w:pPr>
        <w:ind w:left="3960" w:hanging="360"/>
      </w:pPr>
      <w:rPr>
        <w:rFonts w:ascii="Symbol" w:hAnsi="Symbol" w:hint="default"/>
      </w:rPr>
    </w:lvl>
    <w:lvl w:ilvl="1" w:tplc="08090003" w:tentative="1">
      <w:start w:val="1"/>
      <w:numFmt w:val="bullet"/>
      <w:lvlText w:val="o"/>
      <w:lvlJc w:val="left"/>
      <w:pPr>
        <w:ind w:left="4680" w:hanging="360"/>
      </w:pPr>
      <w:rPr>
        <w:rFonts w:ascii="Courier New" w:hAnsi="Courier New" w:cs="Courier New" w:hint="default"/>
      </w:rPr>
    </w:lvl>
    <w:lvl w:ilvl="2" w:tplc="08090005" w:tentative="1">
      <w:start w:val="1"/>
      <w:numFmt w:val="bullet"/>
      <w:lvlText w:val=""/>
      <w:lvlJc w:val="left"/>
      <w:pPr>
        <w:ind w:left="5400" w:hanging="360"/>
      </w:pPr>
      <w:rPr>
        <w:rFonts w:ascii="Wingdings" w:hAnsi="Wingdings" w:hint="default"/>
      </w:rPr>
    </w:lvl>
    <w:lvl w:ilvl="3" w:tplc="08090001" w:tentative="1">
      <w:start w:val="1"/>
      <w:numFmt w:val="bullet"/>
      <w:lvlText w:val=""/>
      <w:lvlJc w:val="left"/>
      <w:pPr>
        <w:ind w:left="6120" w:hanging="360"/>
      </w:pPr>
      <w:rPr>
        <w:rFonts w:ascii="Symbol" w:hAnsi="Symbol" w:hint="default"/>
      </w:rPr>
    </w:lvl>
    <w:lvl w:ilvl="4" w:tplc="08090003" w:tentative="1">
      <w:start w:val="1"/>
      <w:numFmt w:val="bullet"/>
      <w:lvlText w:val="o"/>
      <w:lvlJc w:val="left"/>
      <w:pPr>
        <w:ind w:left="6840" w:hanging="360"/>
      </w:pPr>
      <w:rPr>
        <w:rFonts w:ascii="Courier New" w:hAnsi="Courier New" w:cs="Courier New" w:hint="default"/>
      </w:rPr>
    </w:lvl>
    <w:lvl w:ilvl="5" w:tplc="08090005" w:tentative="1">
      <w:start w:val="1"/>
      <w:numFmt w:val="bullet"/>
      <w:lvlText w:val=""/>
      <w:lvlJc w:val="left"/>
      <w:pPr>
        <w:ind w:left="7560" w:hanging="360"/>
      </w:pPr>
      <w:rPr>
        <w:rFonts w:ascii="Wingdings" w:hAnsi="Wingdings" w:hint="default"/>
      </w:rPr>
    </w:lvl>
    <w:lvl w:ilvl="6" w:tplc="08090001" w:tentative="1">
      <w:start w:val="1"/>
      <w:numFmt w:val="bullet"/>
      <w:lvlText w:val=""/>
      <w:lvlJc w:val="left"/>
      <w:pPr>
        <w:ind w:left="8280" w:hanging="360"/>
      </w:pPr>
      <w:rPr>
        <w:rFonts w:ascii="Symbol" w:hAnsi="Symbol" w:hint="default"/>
      </w:rPr>
    </w:lvl>
    <w:lvl w:ilvl="7" w:tplc="08090003" w:tentative="1">
      <w:start w:val="1"/>
      <w:numFmt w:val="bullet"/>
      <w:lvlText w:val="o"/>
      <w:lvlJc w:val="left"/>
      <w:pPr>
        <w:ind w:left="9000" w:hanging="360"/>
      </w:pPr>
      <w:rPr>
        <w:rFonts w:ascii="Courier New" w:hAnsi="Courier New" w:cs="Courier New" w:hint="default"/>
      </w:rPr>
    </w:lvl>
    <w:lvl w:ilvl="8" w:tplc="08090005" w:tentative="1">
      <w:start w:val="1"/>
      <w:numFmt w:val="bullet"/>
      <w:lvlText w:val=""/>
      <w:lvlJc w:val="left"/>
      <w:pPr>
        <w:ind w:left="9720" w:hanging="360"/>
      </w:pPr>
      <w:rPr>
        <w:rFonts w:ascii="Wingdings" w:hAnsi="Wingdings" w:hint="default"/>
      </w:rPr>
    </w:lvl>
  </w:abstractNum>
  <w:abstractNum w:abstractNumId="32" w15:restartNumberingAfterBreak="0">
    <w:nsid w:val="6195589C"/>
    <w:multiLevelType w:val="hybridMultilevel"/>
    <w:tmpl w:val="EA56A2C4"/>
    <w:lvl w:ilvl="0" w:tplc="CCC4F1E2">
      <w:start w:val="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33832E5"/>
    <w:multiLevelType w:val="hybridMultilevel"/>
    <w:tmpl w:val="8EEEA9F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3946C79"/>
    <w:multiLevelType w:val="multilevel"/>
    <w:tmpl w:val="6FA8E1CE"/>
    <w:lvl w:ilvl="0">
      <w:start w:val="2"/>
      <w:numFmt w:val="decimal"/>
      <w:suff w:val="space"/>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669E1A64"/>
    <w:multiLevelType w:val="hybridMultilevel"/>
    <w:tmpl w:val="6860989A"/>
    <w:lvl w:ilvl="0" w:tplc="7A7ED01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A917ECD"/>
    <w:multiLevelType w:val="hybridMultilevel"/>
    <w:tmpl w:val="27044A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C5369D8"/>
    <w:multiLevelType w:val="multilevel"/>
    <w:tmpl w:val="417EF3CC"/>
    <w:lvl w:ilvl="0">
      <w:start w:val="4"/>
      <w:numFmt w:val="decimal"/>
      <w:suff w:val="space"/>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8" w15:restartNumberingAfterBreak="0">
    <w:nsid w:val="6DF04E0F"/>
    <w:multiLevelType w:val="hybridMultilevel"/>
    <w:tmpl w:val="295C11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66B43ED"/>
    <w:multiLevelType w:val="multilevel"/>
    <w:tmpl w:val="D334FF94"/>
    <w:lvl w:ilvl="0">
      <w:start w:val="5"/>
      <w:numFmt w:val="decimal"/>
      <w:suff w:val="space"/>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0" w15:restartNumberingAfterBreak="0">
    <w:nsid w:val="76A13EAC"/>
    <w:multiLevelType w:val="hybridMultilevel"/>
    <w:tmpl w:val="C4EE9732"/>
    <w:lvl w:ilvl="0" w:tplc="25101F7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B3319C4"/>
    <w:multiLevelType w:val="hybridMultilevel"/>
    <w:tmpl w:val="45F63ED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1"/>
  </w:num>
  <w:num w:numId="2">
    <w:abstractNumId w:val="10"/>
  </w:num>
  <w:num w:numId="3">
    <w:abstractNumId w:val="25"/>
  </w:num>
  <w:num w:numId="4">
    <w:abstractNumId w:val="21"/>
  </w:num>
  <w:num w:numId="5">
    <w:abstractNumId w:val="18"/>
  </w:num>
  <w:num w:numId="6">
    <w:abstractNumId w:val="12"/>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6"/>
  </w:num>
  <w:num w:numId="18">
    <w:abstractNumId w:val="38"/>
  </w:num>
  <w:num w:numId="19">
    <w:abstractNumId w:val="36"/>
  </w:num>
  <w:num w:numId="20">
    <w:abstractNumId w:val="26"/>
  </w:num>
  <w:num w:numId="21">
    <w:abstractNumId w:val="27"/>
  </w:num>
  <w:num w:numId="22">
    <w:abstractNumId w:val="22"/>
  </w:num>
  <w:num w:numId="23">
    <w:abstractNumId w:val="23"/>
  </w:num>
  <w:num w:numId="24">
    <w:abstractNumId w:val="29"/>
  </w:num>
  <w:num w:numId="25">
    <w:abstractNumId w:val="35"/>
  </w:num>
  <w:num w:numId="26">
    <w:abstractNumId w:val="34"/>
  </w:num>
  <w:num w:numId="27">
    <w:abstractNumId w:val="15"/>
  </w:num>
  <w:num w:numId="28">
    <w:abstractNumId w:val="13"/>
  </w:num>
  <w:num w:numId="29">
    <w:abstractNumId w:val="33"/>
  </w:num>
  <w:num w:numId="30">
    <w:abstractNumId w:val="41"/>
  </w:num>
  <w:num w:numId="31">
    <w:abstractNumId w:val="32"/>
  </w:num>
  <w:num w:numId="32">
    <w:abstractNumId w:val="24"/>
  </w:num>
  <w:num w:numId="33">
    <w:abstractNumId w:val="19"/>
  </w:num>
  <w:num w:numId="34">
    <w:abstractNumId w:val="11"/>
  </w:num>
  <w:num w:numId="35">
    <w:abstractNumId w:val="17"/>
  </w:num>
  <w:num w:numId="36">
    <w:abstractNumId w:val="30"/>
  </w:num>
  <w:num w:numId="37">
    <w:abstractNumId w:val="28"/>
  </w:num>
  <w:num w:numId="38">
    <w:abstractNumId w:val="14"/>
  </w:num>
  <w:num w:numId="39">
    <w:abstractNumId w:val="37"/>
  </w:num>
  <w:num w:numId="40">
    <w:abstractNumId w:val="40"/>
  </w:num>
  <w:num w:numId="41">
    <w:abstractNumId w:val="39"/>
  </w:num>
  <w:num w:numId="42">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ourtney Goodridge [RPG]">
    <w15:presenceInfo w15:providerId="AD" w15:userId="S-1-5-21-1390067357-1993962763-725345543-677899"/>
  </w15:person>
  <w15:person w15:author="- The Detecting Forgetting Study">
    <w15:presenceInfo w15:providerId="None" w15:userId="- The Detecting Forgetting Stud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2434"/>
    <w:rsid w:val="00000399"/>
    <w:rsid w:val="0000044C"/>
    <w:rsid w:val="000014C3"/>
    <w:rsid w:val="00003E10"/>
    <w:rsid w:val="00004A3C"/>
    <w:rsid w:val="00004D7B"/>
    <w:rsid w:val="0000549C"/>
    <w:rsid w:val="00007801"/>
    <w:rsid w:val="00012228"/>
    <w:rsid w:val="000173B3"/>
    <w:rsid w:val="0002371D"/>
    <w:rsid w:val="00026762"/>
    <w:rsid w:val="00031DEF"/>
    <w:rsid w:val="00032B59"/>
    <w:rsid w:val="0004248A"/>
    <w:rsid w:val="000500B5"/>
    <w:rsid w:val="000508E3"/>
    <w:rsid w:val="00051148"/>
    <w:rsid w:val="00051DBD"/>
    <w:rsid w:val="00065CB3"/>
    <w:rsid w:val="0006740C"/>
    <w:rsid w:val="00075D0B"/>
    <w:rsid w:val="00083CF3"/>
    <w:rsid w:val="0009198D"/>
    <w:rsid w:val="00093118"/>
    <w:rsid w:val="00097B6A"/>
    <w:rsid w:val="000B009A"/>
    <w:rsid w:val="000B027A"/>
    <w:rsid w:val="000B25A2"/>
    <w:rsid w:val="000C7916"/>
    <w:rsid w:val="000D2140"/>
    <w:rsid w:val="000E5E04"/>
    <w:rsid w:val="000E6762"/>
    <w:rsid w:val="000F226E"/>
    <w:rsid w:val="00101A79"/>
    <w:rsid w:val="0011040E"/>
    <w:rsid w:val="001147BE"/>
    <w:rsid w:val="001224C8"/>
    <w:rsid w:val="0012443F"/>
    <w:rsid w:val="00135952"/>
    <w:rsid w:val="00136E2A"/>
    <w:rsid w:val="001408E9"/>
    <w:rsid w:val="001420E8"/>
    <w:rsid w:val="00145C4A"/>
    <w:rsid w:val="00151231"/>
    <w:rsid w:val="001538A6"/>
    <w:rsid w:val="00161FF6"/>
    <w:rsid w:val="00166818"/>
    <w:rsid w:val="001668FF"/>
    <w:rsid w:val="00167095"/>
    <w:rsid w:val="001670E2"/>
    <w:rsid w:val="00171BD3"/>
    <w:rsid w:val="001721F9"/>
    <w:rsid w:val="0017649E"/>
    <w:rsid w:val="00181B16"/>
    <w:rsid w:val="001859B5"/>
    <w:rsid w:val="00191C67"/>
    <w:rsid w:val="001971DC"/>
    <w:rsid w:val="001A1065"/>
    <w:rsid w:val="001A4A9B"/>
    <w:rsid w:val="001B41CF"/>
    <w:rsid w:val="001C17C8"/>
    <w:rsid w:val="001C4074"/>
    <w:rsid w:val="001C608D"/>
    <w:rsid w:val="001C7820"/>
    <w:rsid w:val="001C7ECF"/>
    <w:rsid w:val="001D0F94"/>
    <w:rsid w:val="001D33C5"/>
    <w:rsid w:val="001D4595"/>
    <w:rsid w:val="001D53E4"/>
    <w:rsid w:val="001D6E2F"/>
    <w:rsid w:val="001E2295"/>
    <w:rsid w:val="001E58CA"/>
    <w:rsid w:val="001F13E6"/>
    <w:rsid w:val="001F6499"/>
    <w:rsid w:val="001F6E6E"/>
    <w:rsid w:val="00200D2D"/>
    <w:rsid w:val="0020448F"/>
    <w:rsid w:val="00207966"/>
    <w:rsid w:val="00214868"/>
    <w:rsid w:val="00215B11"/>
    <w:rsid w:val="00216558"/>
    <w:rsid w:val="00222BAE"/>
    <w:rsid w:val="002231F1"/>
    <w:rsid w:val="00232A2B"/>
    <w:rsid w:val="002335F0"/>
    <w:rsid w:val="0023383A"/>
    <w:rsid w:val="00240B18"/>
    <w:rsid w:val="002455C3"/>
    <w:rsid w:val="00246274"/>
    <w:rsid w:val="002502D9"/>
    <w:rsid w:val="00252015"/>
    <w:rsid w:val="00256DBF"/>
    <w:rsid w:val="00270766"/>
    <w:rsid w:val="00270F1E"/>
    <w:rsid w:val="00272E9D"/>
    <w:rsid w:val="00274466"/>
    <w:rsid w:val="002773B8"/>
    <w:rsid w:val="002821A8"/>
    <w:rsid w:val="00287A7A"/>
    <w:rsid w:val="00290ADC"/>
    <w:rsid w:val="002917CE"/>
    <w:rsid w:val="002921A0"/>
    <w:rsid w:val="00293473"/>
    <w:rsid w:val="002A161C"/>
    <w:rsid w:val="002B0573"/>
    <w:rsid w:val="002B3469"/>
    <w:rsid w:val="002B4981"/>
    <w:rsid w:val="002C1196"/>
    <w:rsid w:val="002C4E70"/>
    <w:rsid w:val="002C5263"/>
    <w:rsid w:val="002C6327"/>
    <w:rsid w:val="002D0D7E"/>
    <w:rsid w:val="002D2778"/>
    <w:rsid w:val="002D2A76"/>
    <w:rsid w:val="002D2BE5"/>
    <w:rsid w:val="002D3A78"/>
    <w:rsid w:val="002E3AEA"/>
    <w:rsid w:val="002E5771"/>
    <w:rsid w:val="002E62A0"/>
    <w:rsid w:val="003009D9"/>
    <w:rsid w:val="00305A7E"/>
    <w:rsid w:val="00322920"/>
    <w:rsid w:val="00324F85"/>
    <w:rsid w:val="003262AC"/>
    <w:rsid w:val="003356EF"/>
    <w:rsid w:val="00336053"/>
    <w:rsid w:val="003367F3"/>
    <w:rsid w:val="00337B5A"/>
    <w:rsid w:val="003454C9"/>
    <w:rsid w:val="00346B8D"/>
    <w:rsid w:val="00355998"/>
    <w:rsid w:val="00356C72"/>
    <w:rsid w:val="003621C2"/>
    <w:rsid w:val="00364504"/>
    <w:rsid w:val="00375821"/>
    <w:rsid w:val="0039117F"/>
    <w:rsid w:val="00391E4F"/>
    <w:rsid w:val="003A6648"/>
    <w:rsid w:val="003A6BDE"/>
    <w:rsid w:val="003A6F92"/>
    <w:rsid w:val="003C022B"/>
    <w:rsid w:val="003C6EBC"/>
    <w:rsid w:val="003C6ED8"/>
    <w:rsid w:val="003D0CC8"/>
    <w:rsid w:val="003D286F"/>
    <w:rsid w:val="003E392F"/>
    <w:rsid w:val="003E5B86"/>
    <w:rsid w:val="003F1310"/>
    <w:rsid w:val="003F182B"/>
    <w:rsid w:val="003F443B"/>
    <w:rsid w:val="003F7570"/>
    <w:rsid w:val="003F76C3"/>
    <w:rsid w:val="0040319E"/>
    <w:rsid w:val="004035DF"/>
    <w:rsid w:val="004037E0"/>
    <w:rsid w:val="0040422F"/>
    <w:rsid w:val="00404C9D"/>
    <w:rsid w:val="004071E2"/>
    <w:rsid w:val="00410A66"/>
    <w:rsid w:val="0041740E"/>
    <w:rsid w:val="00424868"/>
    <w:rsid w:val="00432C48"/>
    <w:rsid w:val="00440CDE"/>
    <w:rsid w:val="00446DCC"/>
    <w:rsid w:val="00451293"/>
    <w:rsid w:val="00453EF8"/>
    <w:rsid w:val="004551C1"/>
    <w:rsid w:val="00456293"/>
    <w:rsid w:val="00466D9F"/>
    <w:rsid w:val="00471591"/>
    <w:rsid w:val="00472542"/>
    <w:rsid w:val="00472B56"/>
    <w:rsid w:val="0047636A"/>
    <w:rsid w:val="00487353"/>
    <w:rsid w:val="00490E9D"/>
    <w:rsid w:val="0049417C"/>
    <w:rsid w:val="00494339"/>
    <w:rsid w:val="00497E60"/>
    <w:rsid w:val="004A1A0C"/>
    <w:rsid w:val="004A6901"/>
    <w:rsid w:val="004A79CC"/>
    <w:rsid w:val="004B2F78"/>
    <w:rsid w:val="004B3309"/>
    <w:rsid w:val="004B70E6"/>
    <w:rsid w:val="004C077F"/>
    <w:rsid w:val="004C5DE0"/>
    <w:rsid w:val="004D3F7A"/>
    <w:rsid w:val="004D712C"/>
    <w:rsid w:val="004D7F4D"/>
    <w:rsid w:val="004E1B68"/>
    <w:rsid w:val="004E233F"/>
    <w:rsid w:val="004E37D8"/>
    <w:rsid w:val="00524314"/>
    <w:rsid w:val="0052774C"/>
    <w:rsid w:val="0053176D"/>
    <w:rsid w:val="005327D2"/>
    <w:rsid w:val="005371D2"/>
    <w:rsid w:val="00544D3A"/>
    <w:rsid w:val="005455B3"/>
    <w:rsid w:val="0054562C"/>
    <w:rsid w:val="00546008"/>
    <w:rsid w:val="0055667B"/>
    <w:rsid w:val="0056769D"/>
    <w:rsid w:val="005705BF"/>
    <w:rsid w:val="00572D4C"/>
    <w:rsid w:val="0057557F"/>
    <w:rsid w:val="00576171"/>
    <w:rsid w:val="00583B05"/>
    <w:rsid w:val="005A138F"/>
    <w:rsid w:val="005A3D7C"/>
    <w:rsid w:val="005A5485"/>
    <w:rsid w:val="005B11B5"/>
    <w:rsid w:val="005C5893"/>
    <w:rsid w:val="005D1536"/>
    <w:rsid w:val="005D2E0F"/>
    <w:rsid w:val="005D4D0F"/>
    <w:rsid w:val="005D6B78"/>
    <w:rsid w:val="005E3078"/>
    <w:rsid w:val="005F0BC5"/>
    <w:rsid w:val="005F2109"/>
    <w:rsid w:val="005F2434"/>
    <w:rsid w:val="00603704"/>
    <w:rsid w:val="006126BC"/>
    <w:rsid w:val="00613427"/>
    <w:rsid w:val="00621F27"/>
    <w:rsid w:val="00624511"/>
    <w:rsid w:val="00630BD2"/>
    <w:rsid w:val="00630E18"/>
    <w:rsid w:val="00643FAD"/>
    <w:rsid w:val="00644F35"/>
    <w:rsid w:val="00666E62"/>
    <w:rsid w:val="006702E5"/>
    <w:rsid w:val="00675861"/>
    <w:rsid w:val="00680B2C"/>
    <w:rsid w:val="006835CA"/>
    <w:rsid w:val="00685EA3"/>
    <w:rsid w:val="00686B93"/>
    <w:rsid w:val="006963F8"/>
    <w:rsid w:val="006A6B00"/>
    <w:rsid w:val="006B2897"/>
    <w:rsid w:val="006B3E87"/>
    <w:rsid w:val="006C4178"/>
    <w:rsid w:val="006C4B2C"/>
    <w:rsid w:val="006D27CF"/>
    <w:rsid w:val="006D50AD"/>
    <w:rsid w:val="006D619D"/>
    <w:rsid w:val="006E3010"/>
    <w:rsid w:val="006E42FC"/>
    <w:rsid w:val="006E7B62"/>
    <w:rsid w:val="006F1BB8"/>
    <w:rsid w:val="006F393C"/>
    <w:rsid w:val="00711189"/>
    <w:rsid w:val="007128BC"/>
    <w:rsid w:val="007233E0"/>
    <w:rsid w:val="00732DC9"/>
    <w:rsid w:val="00735417"/>
    <w:rsid w:val="007406F8"/>
    <w:rsid w:val="007411C4"/>
    <w:rsid w:val="0074199C"/>
    <w:rsid w:val="00746178"/>
    <w:rsid w:val="00750CF7"/>
    <w:rsid w:val="007569B2"/>
    <w:rsid w:val="0076137A"/>
    <w:rsid w:val="00762E73"/>
    <w:rsid w:val="007634F6"/>
    <w:rsid w:val="0077382B"/>
    <w:rsid w:val="00775788"/>
    <w:rsid w:val="00781BBF"/>
    <w:rsid w:val="007853B4"/>
    <w:rsid w:val="00786628"/>
    <w:rsid w:val="007A09F0"/>
    <w:rsid w:val="007A6D92"/>
    <w:rsid w:val="007B5545"/>
    <w:rsid w:val="007C12EE"/>
    <w:rsid w:val="007C2F23"/>
    <w:rsid w:val="007C35AE"/>
    <w:rsid w:val="007C4237"/>
    <w:rsid w:val="007D1E38"/>
    <w:rsid w:val="007D5ED7"/>
    <w:rsid w:val="007D6650"/>
    <w:rsid w:val="007D73A1"/>
    <w:rsid w:val="007E091E"/>
    <w:rsid w:val="007E2539"/>
    <w:rsid w:val="007F2456"/>
    <w:rsid w:val="00802DD5"/>
    <w:rsid w:val="00802F63"/>
    <w:rsid w:val="00805A08"/>
    <w:rsid w:val="00810223"/>
    <w:rsid w:val="008240E1"/>
    <w:rsid w:val="00837805"/>
    <w:rsid w:val="008479A8"/>
    <w:rsid w:val="00850303"/>
    <w:rsid w:val="0085083D"/>
    <w:rsid w:val="00851133"/>
    <w:rsid w:val="008531FE"/>
    <w:rsid w:val="0087773C"/>
    <w:rsid w:val="00891501"/>
    <w:rsid w:val="00895234"/>
    <w:rsid w:val="00895DFD"/>
    <w:rsid w:val="008976D3"/>
    <w:rsid w:val="008A0CBE"/>
    <w:rsid w:val="008A58B8"/>
    <w:rsid w:val="008B03B9"/>
    <w:rsid w:val="008B3989"/>
    <w:rsid w:val="008B43E6"/>
    <w:rsid w:val="008C3A62"/>
    <w:rsid w:val="008C459C"/>
    <w:rsid w:val="008D4548"/>
    <w:rsid w:val="008D464D"/>
    <w:rsid w:val="008D6D3F"/>
    <w:rsid w:val="008E242F"/>
    <w:rsid w:val="008E6CBB"/>
    <w:rsid w:val="008E733E"/>
    <w:rsid w:val="008F365C"/>
    <w:rsid w:val="008F3C43"/>
    <w:rsid w:val="008F471A"/>
    <w:rsid w:val="00902434"/>
    <w:rsid w:val="00905499"/>
    <w:rsid w:val="0092319F"/>
    <w:rsid w:val="00923AAC"/>
    <w:rsid w:val="00930639"/>
    <w:rsid w:val="00930DBC"/>
    <w:rsid w:val="00934CA9"/>
    <w:rsid w:val="00940C6E"/>
    <w:rsid w:val="00950043"/>
    <w:rsid w:val="0096156F"/>
    <w:rsid w:val="00961793"/>
    <w:rsid w:val="00970BDB"/>
    <w:rsid w:val="00976675"/>
    <w:rsid w:val="00980DAF"/>
    <w:rsid w:val="009857DE"/>
    <w:rsid w:val="009A3FB7"/>
    <w:rsid w:val="009A57D6"/>
    <w:rsid w:val="009A631F"/>
    <w:rsid w:val="009A6733"/>
    <w:rsid w:val="009B2F54"/>
    <w:rsid w:val="009C040B"/>
    <w:rsid w:val="009D1E6D"/>
    <w:rsid w:val="009D23AF"/>
    <w:rsid w:val="009E165C"/>
    <w:rsid w:val="009E7BF9"/>
    <w:rsid w:val="009F1686"/>
    <w:rsid w:val="009F72A7"/>
    <w:rsid w:val="00A03552"/>
    <w:rsid w:val="00A07088"/>
    <w:rsid w:val="00A07A0D"/>
    <w:rsid w:val="00A1040C"/>
    <w:rsid w:val="00A13963"/>
    <w:rsid w:val="00A16058"/>
    <w:rsid w:val="00A250E6"/>
    <w:rsid w:val="00A3552B"/>
    <w:rsid w:val="00A36435"/>
    <w:rsid w:val="00A4066B"/>
    <w:rsid w:val="00A42E77"/>
    <w:rsid w:val="00A45BB6"/>
    <w:rsid w:val="00A50B1C"/>
    <w:rsid w:val="00A52DCD"/>
    <w:rsid w:val="00A55A62"/>
    <w:rsid w:val="00A56424"/>
    <w:rsid w:val="00A7057C"/>
    <w:rsid w:val="00A719E4"/>
    <w:rsid w:val="00A75DCB"/>
    <w:rsid w:val="00A84B94"/>
    <w:rsid w:val="00A96AE7"/>
    <w:rsid w:val="00AA0E08"/>
    <w:rsid w:val="00AA1720"/>
    <w:rsid w:val="00AA2CFB"/>
    <w:rsid w:val="00AB129A"/>
    <w:rsid w:val="00AB2BA4"/>
    <w:rsid w:val="00AC0AEA"/>
    <w:rsid w:val="00AC23E1"/>
    <w:rsid w:val="00AC58BD"/>
    <w:rsid w:val="00AC5A49"/>
    <w:rsid w:val="00AD268E"/>
    <w:rsid w:val="00AD64E0"/>
    <w:rsid w:val="00AE25EC"/>
    <w:rsid w:val="00AE3897"/>
    <w:rsid w:val="00AE5A73"/>
    <w:rsid w:val="00AF0875"/>
    <w:rsid w:val="00AF40F9"/>
    <w:rsid w:val="00AF4AF0"/>
    <w:rsid w:val="00AF5232"/>
    <w:rsid w:val="00B01521"/>
    <w:rsid w:val="00B1138B"/>
    <w:rsid w:val="00B22252"/>
    <w:rsid w:val="00B253D2"/>
    <w:rsid w:val="00B2784D"/>
    <w:rsid w:val="00B321FC"/>
    <w:rsid w:val="00B34EC3"/>
    <w:rsid w:val="00B36C2D"/>
    <w:rsid w:val="00B373EF"/>
    <w:rsid w:val="00B4527B"/>
    <w:rsid w:val="00B46157"/>
    <w:rsid w:val="00B538FB"/>
    <w:rsid w:val="00B57E5B"/>
    <w:rsid w:val="00B614D5"/>
    <w:rsid w:val="00B62796"/>
    <w:rsid w:val="00B628BA"/>
    <w:rsid w:val="00B6629D"/>
    <w:rsid w:val="00B67227"/>
    <w:rsid w:val="00B67F94"/>
    <w:rsid w:val="00B72D11"/>
    <w:rsid w:val="00B745E4"/>
    <w:rsid w:val="00B75456"/>
    <w:rsid w:val="00B76B14"/>
    <w:rsid w:val="00B77676"/>
    <w:rsid w:val="00B81CA0"/>
    <w:rsid w:val="00B9572E"/>
    <w:rsid w:val="00B96769"/>
    <w:rsid w:val="00BB0A94"/>
    <w:rsid w:val="00BB19C6"/>
    <w:rsid w:val="00BB5370"/>
    <w:rsid w:val="00BB7788"/>
    <w:rsid w:val="00BE0686"/>
    <w:rsid w:val="00BE46BD"/>
    <w:rsid w:val="00BE7D80"/>
    <w:rsid w:val="00C00918"/>
    <w:rsid w:val="00C01B1A"/>
    <w:rsid w:val="00C03B01"/>
    <w:rsid w:val="00C2378A"/>
    <w:rsid w:val="00C260F5"/>
    <w:rsid w:val="00C33E8F"/>
    <w:rsid w:val="00C3490E"/>
    <w:rsid w:val="00C356DF"/>
    <w:rsid w:val="00C36A81"/>
    <w:rsid w:val="00C37252"/>
    <w:rsid w:val="00C41100"/>
    <w:rsid w:val="00C427E9"/>
    <w:rsid w:val="00C42E37"/>
    <w:rsid w:val="00C51DE4"/>
    <w:rsid w:val="00C56811"/>
    <w:rsid w:val="00C73B88"/>
    <w:rsid w:val="00C75028"/>
    <w:rsid w:val="00C82FE8"/>
    <w:rsid w:val="00CA7E8C"/>
    <w:rsid w:val="00CB058D"/>
    <w:rsid w:val="00CB43F2"/>
    <w:rsid w:val="00CC4112"/>
    <w:rsid w:val="00CC6187"/>
    <w:rsid w:val="00CC6D6D"/>
    <w:rsid w:val="00CD3066"/>
    <w:rsid w:val="00CD59A0"/>
    <w:rsid w:val="00CE6E7D"/>
    <w:rsid w:val="00CF6881"/>
    <w:rsid w:val="00CF7756"/>
    <w:rsid w:val="00D009EC"/>
    <w:rsid w:val="00D04FF0"/>
    <w:rsid w:val="00D07DBD"/>
    <w:rsid w:val="00D104AF"/>
    <w:rsid w:val="00D21966"/>
    <w:rsid w:val="00D2389A"/>
    <w:rsid w:val="00D24791"/>
    <w:rsid w:val="00D300BA"/>
    <w:rsid w:val="00D31456"/>
    <w:rsid w:val="00D32CDC"/>
    <w:rsid w:val="00D4591F"/>
    <w:rsid w:val="00D4623A"/>
    <w:rsid w:val="00D47336"/>
    <w:rsid w:val="00D523A7"/>
    <w:rsid w:val="00D552C7"/>
    <w:rsid w:val="00D5562C"/>
    <w:rsid w:val="00D55B9B"/>
    <w:rsid w:val="00D60FF0"/>
    <w:rsid w:val="00D61511"/>
    <w:rsid w:val="00D73B5E"/>
    <w:rsid w:val="00D7679B"/>
    <w:rsid w:val="00D92E10"/>
    <w:rsid w:val="00D9599F"/>
    <w:rsid w:val="00D97FCF"/>
    <w:rsid w:val="00DA0C44"/>
    <w:rsid w:val="00DA207C"/>
    <w:rsid w:val="00DA7101"/>
    <w:rsid w:val="00DB00C0"/>
    <w:rsid w:val="00DB2E0E"/>
    <w:rsid w:val="00DC551D"/>
    <w:rsid w:val="00DC5F50"/>
    <w:rsid w:val="00DD51F0"/>
    <w:rsid w:val="00DD5F34"/>
    <w:rsid w:val="00DE39BD"/>
    <w:rsid w:val="00DF46FA"/>
    <w:rsid w:val="00E00D04"/>
    <w:rsid w:val="00E1003F"/>
    <w:rsid w:val="00E11A76"/>
    <w:rsid w:val="00E163DA"/>
    <w:rsid w:val="00E17920"/>
    <w:rsid w:val="00E334B2"/>
    <w:rsid w:val="00E33EEF"/>
    <w:rsid w:val="00E42128"/>
    <w:rsid w:val="00E535E7"/>
    <w:rsid w:val="00E53857"/>
    <w:rsid w:val="00E57FE3"/>
    <w:rsid w:val="00E71245"/>
    <w:rsid w:val="00E82E07"/>
    <w:rsid w:val="00E82F32"/>
    <w:rsid w:val="00E8511D"/>
    <w:rsid w:val="00E86E61"/>
    <w:rsid w:val="00E967A4"/>
    <w:rsid w:val="00E974FE"/>
    <w:rsid w:val="00EA42CC"/>
    <w:rsid w:val="00EB0142"/>
    <w:rsid w:val="00EC007C"/>
    <w:rsid w:val="00EC0E08"/>
    <w:rsid w:val="00EC2C7E"/>
    <w:rsid w:val="00EC4249"/>
    <w:rsid w:val="00ED4955"/>
    <w:rsid w:val="00ED4ACC"/>
    <w:rsid w:val="00EE0643"/>
    <w:rsid w:val="00EE5BD5"/>
    <w:rsid w:val="00EE68CD"/>
    <w:rsid w:val="00EF30EA"/>
    <w:rsid w:val="00F0470F"/>
    <w:rsid w:val="00F04C73"/>
    <w:rsid w:val="00F063B6"/>
    <w:rsid w:val="00F1199D"/>
    <w:rsid w:val="00F160DC"/>
    <w:rsid w:val="00F17844"/>
    <w:rsid w:val="00F2165F"/>
    <w:rsid w:val="00F224D5"/>
    <w:rsid w:val="00F30350"/>
    <w:rsid w:val="00F334F1"/>
    <w:rsid w:val="00F46A68"/>
    <w:rsid w:val="00F47E14"/>
    <w:rsid w:val="00F5158A"/>
    <w:rsid w:val="00F51AFA"/>
    <w:rsid w:val="00F539AC"/>
    <w:rsid w:val="00F6402D"/>
    <w:rsid w:val="00F641E3"/>
    <w:rsid w:val="00F67AD7"/>
    <w:rsid w:val="00F725A9"/>
    <w:rsid w:val="00F86208"/>
    <w:rsid w:val="00F909F3"/>
    <w:rsid w:val="00F95497"/>
    <w:rsid w:val="00F97F07"/>
    <w:rsid w:val="00FA1A2C"/>
    <w:rsid w:val="00FA6F74"/>
    <w:rsid w:val="00FB1968"/>
    <w:rsid w:val="00FB507C"/>
    <w:rsid w:val="00FE4B9A"/>
    <w:rsid w:val="00FF04E4"/>
    <w:rsid w:val="00FF265E"/>
    <w:rsid w:val="00FF299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C13C19"/>
  <w15:docId w15:val="{A5D96A50-20B0-49FA-B485-DAB41E7DA7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2"/>
        <w:szCs w:val="22"/>
        <w:lang w:val="en-GB"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0"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2434"/>
    <w:pPr>
      <w:spacing w:after="120" w:line="360" w:lineRule="atLeast"/>
    </w:pPr>
    <w:rPr>
      <w:rFonts w:eastAsia="Times New Roman"/>
      <w:sz w:val="24"/>
      <w:szCs w:val="20"/>
      <w:lang w:eastAsia="en-GB"/>
    </w:rPr>
  </w:style>
  <w:style w:type="paragraph" w:styleId="Heading1">
    <w:name w:val="heading 1"/>
    <w:basedOn w:val="Normal"/>
    <w:next w:val="Normal"/>
    <w:link w:val="Heading1Char"/>
    <w:qFormat/>
    <w:rsid w:val="00902434"/>
    <w:pPr>
      <w:keepNext/>
      <w:keepLines/>
      <w:pageBreakBefore/>
      <w:spacing w:before="720" w:after="240"/>
      <w:jc w:val="center"/>
      <w:outlineLvl w:val="0"/>
    </w:pPr>
    <w:rPr>
      <w:b/>
      <w:sz w:val="28"/>
    </w:rPr>
  </w:style>
  <w:style w:type="paragraph" w:styleId="Heading2">
    <w:name w:val="heading 2"/>
    <w:basedOn w:val="Heading1"/>
    <w:next w:val="Normal"/>
    <w:link w:val="Heading2Char"/>
    <w:qFormat/>
    <w:rsid w:val="00902434"/>
    <w:pPr>
      <w:pageBreakBefore w:val="0"/>
      <w:spacing w:before="360"/>
      <w:ind w:left="540" w:hanging="540"/>
      <w:jc w:val="left"/>
      <w:outlineLvl w:val="1"/>
    </w:pPr>
  </w:style>
  <w:style w:type="paragraph" w:styleId="Heading3">
    <w:name w:val="heading 3"/>
    <w:basedOn w:val="Heading2"/>
    <w:next w:val="Normal"/>
    <w:link w:val="Heading3Char"/>
    <w:qFormat/>
    <w:rsid w:val="00902434"/>
    <w:pPr>
      <w:spacing w:before="120" w:after="120"/>
      <w:outlineLvl w:val="2"/>
    </w:pPr>
    <w:rPr>
      <w:sz w:val="26"/>
    </w:rPr>
  </w:style>
  <w:style w:type="paragraph" w:styleId="Heading4">
    <w:name w:val="heading 4"/>
    <w:basedOn w:val="Heading3"/>
    <w:next w:val="Normal"/>
    <w:link w:val="Heading4Char"/>
    <w:qFormat/>
    <w:rsid w:val="00902434"/>
    <w:pPr>
      <w:outlineLvl w:val="3"/>
    </w:pPr>
    <w:rPr>
      <w:sz w:val="24"/>
    </w:rPr>
  </w:style>
  <w:style w:type="paragraph" w:styleId="Heading5">
    <w:name w:val="heading 5"/>
    <w:basedOn w:val="Normal"/>
    <w:next w:val="Normal"/>
    <w:link w:val="Heading5Char"/>
    <w:qFormat/>
    <w:rsid w:val="00902434"/>
    <w:pPr>
      <w:spacing w:before="240" w:after="60"/>
      <w:outlineLvl w:val="4"/>
    </w:pPr>
    <w:rPr>
      <w:sz w:val="22"/>
    </w:rPr>
  </w:style>
  <w:style w:type="paragraph" w:styleId="Heading6">
    <w:name w:val="heading 6"/>
    <w:basedOn w:val="Normal"/>
    <w:next w:val="Normal"/>
    <w:link w:val="Heading6Char"/>
    <w:qFormat/>
    <w:rsid w:val="00902434"/>
    <w:pPr>
      <w:spacing w:before="240" w:after="60"/>
      <w:outlineLvl w:val="5"/>
    </w:pPr>
    <w:rPr>
      <w:i/>
      <w:sz w:val="22"/>
    </w:rPr>
  </w:style>
  <w:style w:type="paragraph" w:styleId="Heading7">
    <w:name w:val="heading 7"/>
    <w:basedOn w:val="Normal"/>
    <w:next w:val="Normal"/>
    <w:link w:val="Heading7Char"/>
    <w:qFormat/>
    <w:rsid w:val="00902434"/>
    <w:pPr>
      <w:spacing w:before="240" w:after="60"/>
      <w:outlineLvl w:val="6"/>
    </w:pPr>
    <w:rPr>
      <w:sz w:val="20"/>
    </w:rPr>
  </w:style>
  <w:style w:type="paragraph" w:styleId="Heading8">
    <w:name w:val="heading 8"/>
    <w:basedOn w:val="Normal"/>
    <w:next w:val="Normal"/>
    <w:link w:val="Heading8Char"/>
    <w:qFormat/>
    <w:rsid w:val="00902434"/>
    <w:pPr>
      <w:keepLines/>
      <w:spacing w:before="240" w:after="240" w:line="240" w:lineRule="atLeast"/>
      <w:outlineLvl w:val="7"/>
    </w:pPr>
  </w:style>
  <w:style w:type="paragraph" w:styleId="Heading9">
    <w:name w:val="heading 9"/>
    <w:basedOn w:val="Normal"/>
    <w:next w:val="Normal"/>
    <w:link w:val="Heading9Char"/>
    <w:qFormat/>
    <w:rsid w:val="00902434"/>
    <w:p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2434"/>
    <w:rPr>
      <w:rFonts w:eastAsia="Times New Roman"/>
      <w:b/>
      <w:sz w:val="28"/>
      <w:szCs w:val="20"/>
      <w:lang w:eastAsia="en-GB"/>
    </w:rPr>
  </w:style>
  <w:style w:type="character" w:customStyle="1" w:styleId="Heading2Char">
    <w:name w:val="Heading 2 Char"/>
    <w:basedOn w:val="DefaultParagraphFont"/>
    <w:link w:val="Heading2"/>
    <w:uiPriority w:val="9"/>
    <w:rsid w:val="00902434"/>
    <w:rPr>
      <w:rFonts w:eastAsia="Times New Roman"/>
      <w:b/>
      <w:sz w:val="28"/>
      <w:szCs w:val="20"/>
      <w:lang w:eastAsia="en-GB"/>
    </w:rPr>
  </w:style>
  <w:style w:type="character" w:customStyle="1" w:styleId="Heading3Char">
    <w:name w:val="Heading 3 Char"/>
    <w:basedOn w:val="DefaultParagraphFont"/>
    <w:link w:val="Heading3"/>
    <w:rsid w:val="00902434"/>
    <w:rPr>
      <w:rFonts w:eastAsia="Times New Roman"/>
      <w:b/>
      <w:sz w:val="26"/>
      <w:szCs w:val="20"/>
      <w:lang w:eastAsia="en-GB"/>
    </w:rPr>
  </w:style>
  <w:style w:type="character" w:customStyle="1" w:styleId="Heading4Char">
    <w:name w:val="Heading 4 Char"/>
    <w:basedOn w:val="DefaultParagraphFont"/>
    <w:link w:val="Heading4"/>
    <w:rsid w:val="00902434"/>
    <w:rPr>
      <w:rFonts w:eastAsia="Times New Roman"/>
      <w:b/>
      <w:sz w:val="24"/>
      <w:szCs w:val="20"/>
      <w:lang w:eastAsia="en-GB"/>
    </w:rPr>
  </w:style>
  <w:style w:type="character" w:customStyle="1" w:styleId="Heading5Char">
    <w:name w:val="Heading 5 Char"/>
    <w:basedOn w:val="DefaultParagraphFont"/>
    <w:link w:val="Heading5"/>
    <w:uiPriority w:val="9"/>
    <w:rsid w:val="00902434"/>
    <w:rPr>
      <w:rFonts w:eastAsia="Times New Roman"/>
      <w:szCs w:val="20"/>
      <w:lang w:eastAsia="en-GB"/>
    </w:rPr>
  </w:style>
  <w:style w:type="character" w:customStyle="1" w:styleId="Heading6Char">
    <w:name w:val="Heading 6 Char"/>
    <w:basedOn w:val="DefaultParagraphFont"/>
    <w:link w:val="Heading6"/>
    <w:uiPriority w:val="9"/>
    <w:rsid w:val="00902434"/>
    <w:rPr>
      <w:rFonts w:eastAsia="Times New Roman"/>
      <w:i/>
      <w:szCs w:val="20"/>
      <w:lang w:eastAsia="en-GB"/>
    </w:rPr>
  </w:style>
  <w:style w:type="character" w:customStyle="1" w:styleId="Heading7Char">
    <w:name w:val="Heading 7 Char"/>
    <w:basedOn w:val="DefaultParagraphFont"/>
    <w:link w:val="Heading7"/>
    <w:uiPriority w:val="9"/>
    <w:rsid w:val="00902434"/>
    <w:rPr>
      <w:rFonts w:eastAsia="Times New Roman"/>
      <w:sz w:val="20"/>
      <w:szCs w:val="20"/>
      <w:lang w:eastAsia="en-GB"/>
    </w:rPr>
  </w:style>
  <w:style w:type="character" w:customStyle="1" w:styleId="Heading8Char">
    <w:name w:val="Heading 8 Char"/>
    <w:basedOn w:val="DefaultParagraphFont"/>
    <w:link w:val="Heading8"/>
    <w:uiPriority w:val="9"/>
    <w:rsid w:val="00902434"/>
    <w:rPr>
      <w:rFonts w:eastAsia="Times New Roman"/>
      <w:sz w:val="24"/>
      <w:szCs w:val="20"/>
      <w:lang w:eastAsia="en-GB"/>
    </w:rPr>
  </w:style>
  <w:style w:type="character" w:customStyle="1" w:styleId="Heading9Char">
    <w:name w:val="Heading 9 Char"/>
    <w:basedOn w:val="DefaultParagraphFont"/>
    <w:link w:val="Heading9"/>
    <w:uiPriority w:val="9"/>
    <w:rsid w:val="00902434"/>
    <w:rPr>
      <w:rFonts w:eastAsia="Times New Roman"/>
      <w:i/>
      <w:sz w:val="18"/>
      <w:szCs w:val="20"/>
      <w:lang w:eastAsia="en-GB"/>
    </w:rPr>
  </w:style>
  <w:style w:type="paragraph" w:styleId="TOC4">
    <w:name w:val="toc 4"/>
    <w:basedOn w:val="TOC3"/>
    <w:uiPriority w:val="39"/>
    <w:rsid w:val="00902434"/>
    <w:pPr>
      <w:ind w:left="2160"/>
    </w:pPr>
  </w:style>
  <w:style w:type="paragraph" w:styleId="TOC3">
    <w:name w:val="toc 3"/>
    <w:basedOn w:val="TOC2"/>
    <w:uiPriority w:val="39"/>
    <w:rsid w:val="00902434"/>
    <w:pPr>
      <w:ind w:left="1620"/>
    </w:pPr>
  </w:style>
  <w:style w:type="paragraph" w:styleId="TOC2">
    <w:name w:val="toc 2"/>
    <w:basedOn w:val="TOC1"/>
    <w:uiPriority w:val="39"/>
    <w:rsid w:val="00902434"/>
    <w:pPr>
      <w:keepNext w:val="0"/>
      <w:ind w:left="1080"/>
    </w:pPr>
    <w:rPr>
      <w:b w:val="0"/>
    </w:rPr>
  </w:style>
  <w:style w:type="paragraph" w:styleId="TOC1">
    <w:name w:val="toc 1"/>
    <w:basedOn w:val="Normal"/>
    <w:uiPriority w:val="39"/>
    <w:rsid w:val="00902434"/>
    <w:pPr>
      <w:keepNext/>
      <w:keepLines/>
      <w:tabs>
        <w:tab w:val="right" w:leader="dot" w:pos="8150"/>
      </w:tabs>
      <w:spacing w:before="120" w:after="40" w:line="280" w:lineRule="atLeast"/>
      <w:ind w:left="540" w:right="576" w:hanging="540"/>
    </w:pPr>
    <w:rPr>
      <w:b/>
    </w:rPr>
  </w:style>
  <w:style w:type="paragraph" w:styleId="Index4">
    <w:name w:val="index 4"/>
    <w:basedOn w:val="Index3"/>
    <w:semiHidden/>
    <w:rsid w:val="00902434"/>
    <w:pPr>
      <w:ind w:left="1152"/>
    </w:pPr>
  </w:style>
  <w:style w:type="paragraph" w:styleId="Index3">
    <w:name w:val="index 3"/>
    <w:basedOn w:val="Index2"/>
    <w:semiHidden/>
    <w:rsid w:val="00902434"/>
    <w:pPr>
      <w:ind w:left="810" w:hanging="270"/>
    </w:pPr>
  </w:style>
  <w:style w:type="paragraph" w:styleId="Index2">
    <w:name w:val="index 2"/>
    <w:basedOn w:val="Index1"/>
    <w:semiHidden/>
    <w:rsid w:val="00902434"/>
    <w:pPr>
      <w:ind w:left="540" w:hanging="252"/>
    </w:pPr>
  </w:style>
  <w:style w:type="paragraph" w:styleId="Index1">
    <w:name w:val="index 1"/>
    <w:basedOn w:val="Normal"/>
    <w:semiHidden/>
    <w:rsid w:val="00902434"/>
    <w:pPr>
      <w:keepLines/>
      <w:spacing w:line="240" w:lineRule="atLeast"/>
      <w:ind w:left="270" w:hanging="270"/>
    </w:pPr>
  </w:style>
  <w:style w:type="paragraph" w:styleId="Header">
    <w:name w:val="header"/>
    <w:link w:val="HeaderChar"/>
    <w:rsid w:val="00902434"/>
    <w:pPr>
      <w:spacing w:after="0" w:line="240" w:lineRule="atLeast"/>
      <w:jc w:val="center"/>
    </w:pPr>
    <w:rPr>
      <w:rFonts w:eastAsia="Times New Roman"/>
      <w:sz w:val="24"/>
      <w:szCs w:val="20"/>
      <w:lang w:eastAsia="en-GB"/>
    </w:rPr>
  </w:style>
  <w:style w:type="character" w:customStyle="1" w:styleId="HeaderChar">
    <w:name w:val="Header Char"/>
    <w:basedOn w:val="DefaultParagraphFont"/>
    <w:link w:val="Header"/>
    <w:rsid w:val="00902434"/>
    <w:rPr>
      <w:rFonts w:eastAsia="Times New Roman"/>
      <w:sz w:val="24"/>
      <w:szCs w:val="20"/>
      <w:lang w:eastAsia="en-GB"/>
    </w:rPr>
  </w:style>
  <w:style w:type="character" w:styleId="FootnoteReference">
    <w:name w:val="footnote reference"/>
    <w:basedOn w:val="DefaultParagraphFont"/>
    <w:semiHidden/>
    <w:rsid w:val="00902434"/>
    <w:rPr>
      <w:position w:val="6"/>
      <w:sz w:val="16"/>
    </w:rPr>
  </w:style>
  <w:style w:type="paragraph" w:styleId="FootnoteText">
    <w:name w:val="footnote text"/>
    <w:basedOn w:val="Normal"/>
    <w:link w:val="FootnoteTextChar"/>
    <w:semiHidden/>
    <w:rsid w:val="00902434"/>
    <w:pPr>
      <w:spacing w:before="240" w:line="240" w:lineRule="atLeast"/>
      <w:ind w:left="432" w:hanging="432"/>
    </w:pPr>
  </w:style>
  <w:style w:type="character" w:customStyle="1" w:styleId="FootnoteTextChar">
    <w:name w:val="Footnote Text Char"/>
    <w:basedOn w:val="DefaultParagraphFont"/>
    <w:link w:val="FootnoteText"/>
    <w:uiPriority w:val="99"/>
    <w:semiHidden/>
    <w:rsid w:val="00902434"/>
    <w:rPr>
      <w:rFonts w:eastAsia="Times New Roman"/>
      <w:sz w:val="24"/>
      <w:szCs w:val="20"/>
      <w:lang w:eastAsia="en-GB"/>
    </w:rPr>
  </w:style>
  <w:style w:type="paragraph" w:styleId="NormalIndent">
    <w:name w:val="Normal Indent"/>
    <w:basedOn w:val="Normal"/>
    <w:rsid w:val="00902434"/>
    <w:pPr>
      <w:ind w:left="720"/>
    </w:pPr>
  </w:style>
  <w:style w:type="paragraph" w:customStyle="1" w:styleId="left-aligned">
    <w:name w:val="left-aligned"/>
    <w:basedOn w:val="Normal"/>
    <w:rsid w:val="00902434"/>
  </w:style>
  <w:style w:type="paragraph" w:customStyle="1" w:styleId="centred">
    <w:name w:val="centred"/>
    <w:basedOn w:val="Normal"/>
    <w:rsid w:val="00902434"/>
    <w:pPr>
      <w:jc w:val="center"/>
    </w:pPr>
  </w:style>
  <w:style w:type="paragraph" w:customStyle="1" w:styleId="right-aligned">
    <w:name w:val="right-aligned"/>
    <w:basedOn w:val="Normal"/>
    <w:rsid w:val="00902434"/>
    <w:pPr>
      <w:jc w:val="right"/>
    </w:pPr>
  </w:style>
  <w:style w:type="paragraph" w:customStyle="1" w:styleId="figurecaption">
    <w:name w:val="figure caption"/>
    <w:basedOn w:val="Normal"/>
    <w:next w:val="Normal"/>
    <w:rsid w:val="00902434"/>
    <w:pPr>
      <w:keepLines/>
      <w:spacing w:before="240" w:line="240" w:lineRule="atLeast"/>
      <w:ind w:left="547" w:hanging="547"/>
    </w:pPr>
  </w:style>
  <w:style w:type="paragraph" w:customStyle="1" w:styleId="typedblock">
    <w:name w:val="typed block"/>
    <w:basedOn w:val="Normal"/>
    <w:rsid w:val="00902434"/>
    <w:pPr>
      <w:keepLines/>
    </w:pPr>
    <w:rPr>
      <w:rFonts w:ascii="Courier New" w:hAnsi="Courier New"/>
    </w:rPr>
  </w:style>
  <w:style w:type="paragraph" w:customStyle="1" w:styleId="hangingindent">
    <w:name w:val="hanging indent"/>
    <w:basedOn w:val="Normal"/>
    <w:rsid w:val="00902434"/>
    <w:pPr>
      <w:ind w:left="576" w:hanging="576"/>
    </w:pPr>
  </w:style>
  <w:style w:type="paragraph" w:customStyle="1" w:styleId="Title1">
    <w:name w:val="Title1"/>
    <w:basedOn w:val="Normal"/>
    <w:next w:val="Subtitle1"/>
    <w:rsid w:val="00902434"/>
    <w:pPr>
      <w:spacing w:before="960" w:after="360"/>
      <w:jc w:val="center"/>
    </w:pPr>
    <w:rPr>
      <w:b/>
      <w:sz w:val="28"/>
    </w:rPr>
  </w:style>
  <w:style w:type="paragraph" w:customStyle="1" w:styleId="Subtitle1">
    <w:name w:val="Subtitle1"/>
    <w:basedOn w:val="Title1"/>
    <w:next w:val="centred"/>
    <w:rsid w:val="00902434"/>
    <w:pPr>
      <w:spacing w:before="360"/>
    </w:pPr>
    <w:rPr>
      <w:sz w:val="24"/>
    </w:rPr>
  </w:style>
  <w:style w:type="paragraph" w:customStyle="1" w:styleId="heading0">
    <w:name w:val="heading 0"/>
    <w:basedOn w:val="Normal"/>
    <w:next w:val="Heading1"/>
    <w:rsid w:val="00902434"/>
    <w:pPr>
      <w:pageBreakBefore/>
      <w:spacing w:before="1680" w:after="480" w:line="480" w:lineRule="atLeast"/>
      <w:jc w:val="center"/>
    </w:pPr>
    <w:rPr>
      <w:b/>
      <w:sz w:val="28"/>
    </w:rPr>
  </w:style>
  <w:style w:type="paragraph" w:customStyle="1" w:styleId="tablecaption">
    <w:name w:val="table caption"/>
    <w:basedOn w:val="Normal"/>
    <w:next w:val="Normal"/>
    <w:rsid w:val="00902434"/>
    <w:pPr>
      <w:keepNext/>
      <w:keepLines/>
      <w:spacing w:before="240" w:line="240" w:lineRule="atLeast"/>
      <w:ind w:left="540" w:hanging="540"/>
    </w:pPr>
  </w:style>
  <w:style w:type="paragraph" w:customStyle="1" w:styleId="tall">
    <w:name w:val="tall"/>
    <w:basedOn w:val="centred"/>
    <w:rsid w:val="00902434"/>
    <w:pPr>
      <w:keepNext/>
      <w:keepLines/>
      <w:spacing w:after="144" w:line="660" w:lineRule="exact"/>
    </w:pPr>
  </w:style>
  <w:style w:type="character" w:styleId="EndnoteReference">
    <w:name w:val="endnote reference"/>
    <w:basedOn w:val="DefaultParagraphFont"/>
    <w:semiHidden/>
    <w:rsid w:val="00902434"/>
    <w:rPr>
      <w:vertAlign w:val="superscript"/>
    </w:rPr>
  </w:style>
  <w:style w:type="paragraph" w:customStyle="1" w:styleId="figuredescription">
    <w:name w:val="figure description"/>
    <w:basedOn w:val="figurecaption"/>
    <w:next w:val="Normal"/>
    <w:rsid w:val="00902434"/>
    <w:pPr>
      <w:spacing w:before="0"/>
      <w:ind w:firstLine="0"/>
    </w:pPr>
  </w:style>
  <w:style w:type="paragraph" w:styleId="Footer">
    <w:name w:val="footer"/>
    <w:basedOn w:val="Normal"/>
    <w:link w:val="FooterChar"/>
    <w:uiPriority w:val="99"/>
    <w:rsid w:val="00902434"/>
    <w:pPr>
      <w:tabs>
        <w:tab w:val="center" w:pos="4153"/>
        <w:tab w:val="right" w:pos="8306"/>
      </w:tabs>
    </w:pPr>
  </w:style>
  <w:style w:type="character" w:customStyle="1" w:styleId="FooterChar">
    <w:name w:val="Footer Char"/>
    <w:basedOn w:val="DefaultParagraphFont"/>
    <w:link w:val="Footer"/>
    <w:uiPriority w:val="99"/>
    <w:rsid w:val="00902434"/>
    <w:rPr>
      <w:rFonts w:eastAsia="Times New Roman"/>
      <w:sz w:val="24"/>
      <w:szCs w:val="20"/>
      <w:lang w:eastAsia="en-GB"/>
    </w:rPr>
  </w:style>
  <w:style w:type="character" w:styleId="PageNumber">
    <w:name w:val="page number"/>
    <w:basedOn w:val="DefaultParagraphFont"/>
    <w:rsid w:val="00902434"/>
  </w:style>
  <w:style w:type="paragraph" w:customStyle="1" w:styleId="tabledescription">
    <w:name w:val="table description"/>
    <w:basedOn w:val="tablecaption"/>
    <w:next w:val="Normal"/>
    <w:rsid w:val="00902434"/>
    <w:pPr>
      <w:spacing w:before="0"/>
      <w:ind w:firstLine="0"/>
    </w:pPr>
  </w:style>
  <w:style w:type="paragraph" w:styleId="Caption">
    <w:name w:val="caption"/>
    <w:basedOn w:val="Normal"/>
    <w:next w:val="Description"/>
    <w:unhideWhenUsed/>
    <w:qFormat/>
    <w:rsid w:val="00902434"/>
    <w:pPr>
      <w:keepLines/>
      <w:spacing w:before="240" w:line="240" w:lineRule="atLeast"/>
      <w:ind w:left="547" w:hanging="547"/>
    </w:pPr>
    <w:rPr>
      <w:b/>
      <w:bCs/>
      <w:szCs w:val="24"/>
    </w:rPr>
  </w:style>
  <w:style w:type="character" w:styleId="Hyperlink">
    <w:name w:val="Hyperlink"/>
    <w:basedOn w:val="DefaultParagraphFont"/>
    <w:uiPriority w:val="99"/>
    <w:unhideWhenUsed/>
    <w:rsid w:val="00902434"/>
    <w:rPr>
      <w:color w:val="0000FF"/>
      <w:u w:val="single"/>
    </w:rPr>
  </w:style>
  <w:style w:type="paragraph" w:styleId="TableofFigures">
    <w:name w:val="table of figures"/>
    <w:basedOn w:val="TOC1"/>
    <w:next w:val="Normal"/>
    <w:uiPriority w:val="99"/>
    <w:rsid w:val="00902434"/>
    <w:pPr>
      <w:keepNext w:val="0"/>
      <w:ind w:left="547" w:hanging="547"/>
    </w:pPr>
  </w:style>
  <w:style w:type="paragraph" w:customStyle="1" w:styleId="Description">
    <w:name w:val="Description"/>
    <w:basedOn w:val="figuredescription"/>
    <w:next w:val="Normal"/>
    <w:qFormat/>
    <w:rsid w:val="00902434"/>
  </w:style>
  <w:style w:type="paragraph" w:styleId="Signature">
    <w:name w:val="Signature"/>
    <w:basedOn w:val="Normal"/>
    <w:link w:val="SignatureChar"/>
    <w:rsid w:val="00902434"/>
    <w:pPr>
      <w:ind w:left="4252"/>
    </w:pPr>
  </w:style>
  <w:style w:type="character" w:customStyle="1" w:styleId="SignatureChar">
    <w:name w:val="Signature Char"/>
    <w:basedOn w:val="DefaultParagraphFont"/>
    <w:link w:val="Signature"/>
    <w:rsid w:val="00902434"/>
    <w:rPr>
      <w:rFonts w:eastAsia="Times New Roman"/>
      <w:sz w:val="24"/>
      <w:szCs w:val="20"/>
      <w:lang w:eastAsia="en-GB"/>
    </w:rPr>
  </w:style>
  <w:style w:type="character" w:styleId="CommentReference">
    <w:name w:val="annotation reference"/>
    <w:basedOn w:val="DefaultParagraphFont"/>
    <w:uiPriority w:val="99"/>
    <w:semiHidden/>
    <w:unhideWhenUsed/>
    <w:rsid w:val="00902434"/>
    <w:rPr>
      <w:sz w:val="16"/>
      <w:szCs w:val="16"/>
    </w:rPr>
  </w:style>
  <w:style w:type="paragraph" w:styleId="CommentText">
    <w:name w:val="annotation text"/>
    <w:basedOn w:val="Normal"/>
    <w:link w:val="CommentTextChar"/>
    <w:uiPriority w:val="99"/>
    <w:unhideWhenUsed/>
    <w:rsid w:val="00902434"/>
    <w:pPr>
      <w:spacing w:line="240" w:lineRule="auto"/>
    </w:pPr>
    <w:rPr>
      <w:sz w:val="20"/>
    </w:rPr>
  </w:style>
  <w:style w:type="character" w:customStyle="1" w:styleId="CommentTextChar">
    <w:name w:val="Comment Text Char"/>
    <w:basedOn w:val="DefaultParagraphFont"/>
    <w:link w:val="CommentText"/>
    <w:uiPriority w:val="99"/>
    <w:rsid w:val="00902434"/>
    <w:rPr>
      <w:rFonts w:eastAsia="Times New Roman"/>
      <w:sz w:val="20"/>
      <w:szCs w:val="20"/>
      <w:lang w:eastAsia="en-GB"/>
    </w:rPr>
  </w:style>
  <w:style w:type="paragraph" w:styleId="CommentSubject">
    <w:name w:val="annotation subject"/>
    <w:basedOn w:val="CommentText"/>
    <w:next w:val="CommentText"/>
    <w:link w:val="CommentSubjectChar"/>
    <w:semiHidden/>
    <w:unhideWhenUsed/>
    <w:rsid w:val="00902434"/>
    <w:rPr>
      <w:b/>
      <w:bCs/>
    </w:rPr>
  </w:style>
  <w:style w:type="character" w:customStyle="1" w:styleId="CommentSubjectChar">
    <w:name w:val="Comment Subject Char"/>
    <w:basedOn w:val="CommentTextChar"/>
    <w:link w:val="CommentSubject"/>
    <w:semiHidden/>
    <w:rsid w:val="00902434"/>
    <w:rPr>
      <w:rFonts w:eastAsia="Times New Roman"/>
      <w:b/>
      <w:bCs/>
      <w:sz w:val="20"/>
      <w:szCs w:val="20"/>
      <w:lang w:eastAsia="en-GB"/>
    </w:rPr>
  </w:style>
  <w:style w:type="paragraph" w:styleId="BalloonText">
    <w:name w:val="Balloon Text"/>
    <w:basedOn w:val="Normal"/>
    <w:link w:val="BalloonTextChar"/>
    <w:semiHidden/>
    <w:unhideWhenUsed/>
    <w:rsid w:val="0090243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902434"/>
    <w:rPr>
      <w:rFonts w:ascii="Segoe UI" w:eastAsia="Times New Roman" w:hAnsi="Segoe UI" w:cs="Segoe UI"/>
      <w:sz w:val="18"/>
      <w:szCs w:val="18"/>
      <w:lang w:eastAsia="en-GB"/>
    </w:rPr>
  </w:style>
  <w:style w:type="paragraph" w:styleId="ListParagraph">
    <w:name w:val="List Paragraph"/>
    <w:basedOn w:val="Normal"/>
    <w:uiPriority w:val="34"/>
    <w:qFormat/>
    <w:rsid w:val="00902434"/>
    <w:pPr>
      <w:spacing w:after="160" w:line="360" w:lineRule="auto"/>
      <w:ind w:left="720"/>
      <w:contextualSpacing/>
    </w:pPr>
    <w:rPr>
      <w:rFonts w:eastAsiaTheme="minorHAnsi"/>
      <w:sz w:val="22"/>
      <w:szCs w:val="22"/>
      <w:lang w:eastAsia="en-US"/>
    </w:rPr>
  </w:style>
  <w:style w:type="character" w:styleId="PlaceholderText">
    <w:name w:val="Placeholder Text"/>
    <w:basedOn w:val="DefaultParagraphFont"/>
    <w:uiPriority w:val="99"/>
    <w:semiHidden/>
    <w:rsid w:val="00902434"/>
    <w:rPr>
      <w:color w:val="808080"/>
    </w:rPr>
  </w:style>
  <w:style w:type="character" w:styleId="FollowedHyperlink">
    <w:name w:val="FollowedHyperlink"/>
    <w:basedOn w:val="DefaultParagraphFont"/>
    <w:uiPriority w:val="99"/>
    <w:semiHidden/>
    <w:unhideWhenUsed/>
    <w:rsid w:val="00902434"/>
    <w:rPr>
      <w:color w:val="954F72" w:themeColor="followedHyperlink"/>
      <w:u w:val="single"/>
    </w:rPr>
  </w:style>
  <w:style w:type="character" w:customStyle="1" w:styleId="NoneA">
    <w:name w:val="None A"/>
    <w:rsid w:val="00902434"/>
    <w:rPr>
      <w:lang w:val="en-US"/>
    </w:rPr>
  </w:style>
  <w:style w:type="paragraph" w:customStyle="1" w:styleId="Body">
    <w:name w:val="Body"/>
    <w:rsid w:val="00902434"/>
    <w:pPr>
      <w:pBdr>
        <w:top w:val="nil"/>
        <w:left w:val="nil"/>
        <w:bottom w:val="nil"/>
        <w:right w:val="nil"/>
        <w:between w:val="nil"/>
        <w:bar w:val="nil"/>
      </w:pBdr>
      <w:spacing w:after="0" w:line="240" w:lineRule="auto"/>
    </w:pPr>
    <w:rPr>
      <w:rFonts w:eastAsia="Arial Unicode MS" w:cs="Arial Unicode MS"/>
      <w:color w:val="000000"/>
      <w:sz w:val="20"/>
      <w:szCs w:val="20"/>
      <w:u w:color="000000"/>
      <w:bdr w:val="nil"/>
      <w:lang w:val="en-US" w:eastAsia="en-GB"/>
    </w:rPr>
  </w:style>
  <w:style w:type="character" w:styleId="Strong">
    <w:name w:val="Strong"/>
    <w:basedOn w:val="DefaultParagraphFont"/>
    <w:uiPriority w:val="22"/>
    <w:qFormat/>
    <w:rsid w:val="00902434"/>
    <w:rPr>
      <w:b/>
      <w:bCs/>
    </w:rPr>
  </w:style>
  <w:style w:type="character" w:styleId="Emphasis">
    <w:name w:val="Emphasis"/>
    <w:basedOn w:val="DefaultParagraphFont"/>
    <w:uiPriority w:val="20"/>
    <w:qFormat/>
    <w:rsid w:val="00902434"/>
    <w:rPr>
      <w:i/>
      <w:iCs/>
    </w:rPr>
  </w:style>
  <w:style w:type="table" w:styleId="TableGrid">
    <w:name w:val="Table Grid"/>
    <w:basedOn w:val="TableNormal"/>
    <w:uiPriority w:val="39"/>
    <w:rsid w:val="009024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902434"/>
    <w:pPr>
      <w:spacing w:after="100"/>
      <w:ind w:left="960"/>
    </w:pPr>
  </w:style>
  <w:style w:type="paragraph" w:styleId="NormalWeb">
    <w:name w:val="Normal (Web)"/>
    <w:basedOn w:val="Normal"/>
    <w:uiPriority w:val="99"/>
    <w:unhideWhenUsed/>
    <w:rsid w:val="00902434"/>
    <w:pPr>
      <w:spacing w:before="100" w:beforeAutospacing="1" w:after="100" w:afterAutospacing="1" w:line="240" w:lineRule="auto"/>
    </w:pPr>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3982049">
      <w:bodyDiv w:val="1"/>
      <w:marLeft w:val="0"/>
      <w:marRight w:val="0"/>
      <w:marTop w:val="0"/>
      <w:marBottom w:val="0"/>
      <w:divBdr>
        <w:top w:val="none" w:sz="0" w:space="0" w:color="auto"/>
        <w:left w:val="none" w:sz="0" w:space="0" w:color="auto"/>
        <w:bottom w:val="none" w:sz="0" w:space="0" w:color="auto"/>
        <w:right w:val="none" w:sz="0" w:space="0" w:color="auto"/>
      </w:divBdr>
    </w:div>
    <w:div w:id="2069455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tiff"/><Relationship Id="rId18" Type="http://schemas.microsoft.com/office/2016/09/relationships/commentsIds" Target="commentsIds.xml"/><Relationship Id="rId26" Type="http://schemas.openxmlformats.org/officeDocument/2006/relationships/image" Target="media/image12.tiff"/><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image" Target="media/image1.tiff"/><Relationship Id="rId17" Type="http://schemas.microsoft.com/office/2011/relationships/commentsExtended" Target="commentsExtended.xml"/><Relationship Id="rId25" Type="http://schemas.openxmlformats.org/officeDocument/2006/relationships/image" Target="media/image11.tiff"/><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6.tif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r.m.wilkie@leeds.ac.uk" TargetMode="External"/><Relationship Id="rId24" Type="http://schemas.openxmlformats.org/officeDocument/2006/relationships/image" Target="media/image10.tiff"/><Relationship Id="rId5" Type="http://schemas.openxmlformats.org/officeDocument/2006/relationships/numbering" Target="numbering.xml"/><Relationship Id="rId15" Type="http://schemas.openxmlformats.org/officeDocument/2006/relationships/image" Target="media/image4.tiff"/><Relationship Id="rId23" Type="http://schemas.openxmlformats.org/officeDocument/2006/relationships/image" Target="media/image9.tiff"/><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5.tiff"/><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tiff"/><Relationship Id="rId22" Type="http://schemas.openxmlformats.org/officeDocument/2006/relationships/image" Target="media/image8.tiff"/><Relationship Id="rId27" Type="http://schemas.openxmlformats.org/officeDocument/2006/relationships/image" Target="media/image13.tiff"/><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BBE5FABAFFD4F42BA9613D1F95134BD" ma:contentTypeVersion="13" ma:contentTypeDescription="Create a new document." ma:contentTypeScope="" ma:versionID="977d2b6542641e99f640cc8b9520e408">
  <xsd:schema xmlns:xsd="http://www.w3.org/2001/XMLSchema" xmlns:xs="http://www.w3.org/2001/XMLSchema" xmlns:p="http://schemas.microsoft.com/office/2006/metadata/properties" xmlns:ns3="d59cbc1a-eadf-44b8-8ca5-7a13ba858644" xmlns:ns4="18d0a50e-60fa-4525-a340-b1bbf3aa5e0c" targetNamespace="http://schemas.microsoft.com/office/2006/metadata/properties" ma:root="true" ma:fieldsID="719dda015e0f4bc99f664e25245e38d0" ns3:_="" ns4:_="">
    <xsd:import namespace="d59cbc1a-eadf-44b8-8ca5-7a13ba858644"/>
    <xsd:import namespace="18d0a50e-60fa-4525-a340-b1bbf3aa5e0c"/>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59cbc1a-eadf-44b8-8ca5-7a13ba85864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8d0a50e-60fa-4525-a340-b1bbf3aa5e0c"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9907BA3-79C1-40C9-B4E4-D4F9804B3ED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59cbc1a-eadf-44b8-8ca5-7a13ba858644"/>
    <ds:schemaRef ds:uri="18d0a50e-60fa-4525-a340-b1bbf3aa5e0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E0B859B-AA37-4E48-954F-FA05F986B3F3}">
  <ds:schemaRefs>
    <ds:schemaRef ds:uri="http://schemas.openxmlformats.org/officeDocument/2006/bibliography"/>
  </ds:schemaRefs>
</ds:datastoreItem>
</file>

<file path=customXml/itemProps3.xml><?xml version="1.0" encoding="utf-8"?>
<ds:datastoreItem xmlns:ds="http://schemas.openxmlformats.org/officeDocument/2006/customXml" ds:itemID="{FB345EE6-114D-43DC-AF94-6A33EECDF8F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38842E4-2596-4322-AFC2-3D525F950FB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1299</TotalTime>
  <Pages>35</Pages>
  <Words>31489</Words>
  <Characters>179492</Characters>
  <Application>Microsoft Office Word</Application>
  <DocSecurity>0</DocSecurity>
  <Lines>1495</Lines>
  <Paragraphs>421</Paragraphs>
  <ScaleCrop>false</ScaleCrop>
  <HeadingPairs>
    <vt:vector size="2" baseType="variant">
      <vt:variant>
        <vt:lpstr>Title</vt:lpstr>
      </vt:variant>
      <vt:variant>
        <vt:i4>1</vt:i4>
      </vt:variant>
    </vt:vector>
  </HeadingPairs>
  <TitlesOfParts>
    <vt:vector size="1" baseType="lpstr">
      <vt:lpstr/>
    </vt:vector>
  </TitlesOfParts>
  <Company>University of Leeds</Company>
  <LinksUpToDate>false</LinksUpToDate>
  <CharactersWithSpaces>210560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Courtney Goodridge [RPG]</dc:creator>
  <cp:keywords/>
  <dc:description/>
  <cp:lastModifiedBy>Courtney Goodridge</cp:lastModifiedBy>
  <cp:revision>17</cp:revision>
  <dcterms:created xsi:type="dcterms:W3CDTF">2022-03-23T12:36:00Z</dcterms:created>
  <dcterms:modified xsi:type="dcterms:W3CDTF">2022-07-07T10:01:00Z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0x0101003BBE5FABAFFD4F42BA9613D1F95134BD</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6th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55b390c7-77a9-353e-8b16-89cc8cbd855b</vt:lpwstr>
  </property>
  <property fmtid="{D5CDD505-2E9C-101B-9397-08002B2CF9AE}" pid="25" name="Mendeley Citation Style_1">
    <vt:lpwstr>http://www.zotero.org/styles/apa</vt:lpwstr>
  </property>
</Properties>
</file>