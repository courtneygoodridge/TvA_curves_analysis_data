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5CA0A" w14:textId="77777777" w:rsidR="00583B05" w:rsidRDefault="00583B05" w:rsidP="00902434"/>
    <w:p w14:paraId="4A44B960" w14:textId="16C118C9" w:rsidR="00902434" w:rsidRDefault="009A57D6" w:rsidP="00902434">
      <w:pPr>
        <w:spacing w:line="480" w:lineRule="auto"/>
        <w:jc w:val="center"/>
        <w:rPr>
          <w:b/>
          <w:sz w:val="28"/>
          <w:szCs w:val="28"/>
        </w:rPr>
      </w:pPr>
      <w:r>
        <w:rPr>
          <w:b/>
          <w:sz w:val="28"/>
          <w:szCs w:val="28"/>
        </w:rPr>
        <w:t xml:space="preserve">Error </w:t>
      </w:r>
      <w:r w:rsidR="007C2F23">
        <w:rPr>
          <w:b/>
          <w:sz w:val="28"/>
          <w:szCs w:val="28"/>
        </w:rPr>
        <w:t>accumulat</w:t>
      </w:r>
      <w:r>
        <w:rPr>
          <w:b/>
          <w:sz w:val="28"/>
          <w:szCs w:val="28"/>
        </w:rPr>
        <w:t xml:space="preserve">ion </w:t>
      </w:r>
      <w:r w:rsidR="0057557F">
        <w:rPr>
          <w:b/>
          <w:sz w:val="28"/>
          <w:szCs w:val="28"/>
        </w:rPr>
        <w:t xml:space="preserve">when </w:t>
      </w:r>
      <w:r>
        <w:rPr>
          <w:b/>
          <w:sz w:val="28"/>
          <w:szCs w:val="28"/>
        </w:rPr>
        <w:t xml:space="preserve">steering </w:t>
      </w:r>
      <w:r w:rsidR="00851133">
        <w:rPr>
          <w:b/>
          <w:sz w:val="28"/>
          <w:szCs w:val="28"/>
        </w:rPr>
        <w:t xml:space="preserve">toward </w:t>
      </w:r>
      <w:r>
        <w:rPr>
          <w:b/>
          <w:sz w:val="28"/>
          <w:szCs w:val="28"/>
        </w:rPr>
        <w:t>curves</w:t>
      </w:r>
      <w:r w:rsidR="00851133">
        <w:rPr>
          <w:b/>
          <w:sz w:val="28"/>
          <w:szCs w:val="28"/>
        </w:rPr>
        <w:t xml:space="preserve"> </w:t>
      </w:r>
    </w:p>
    <w:p w14:paraId="49886640" w14:textId="77777777" w:rsidR="00902434" w:rsidRDefault="00902434" w:rsidP="00902434">
      <w:pPr>
        <w:spacing w:line="480" w:lineRule="auto"/>
        <w:jc w:val="center"/>
        <w:rPr>
          <w:b/>
          <w:sz w:val="28"/>
          <w:szCs w:val="28"/>
        </w:rPr>
      </w:pPr>
    </w:p>
    <w:p w14:paraId="10C77EF1" w14:textId="1DC7005B" w:rsidR="00902434" w:rsidRDefault="00902434" w:rsidP="00902434">
      <w:pPr>
        <w:spacing w:line="480" w:lineRule="auto"/>
        <w:jc w:val="center"/>
        <w:rPr>
          <w:b/>
          <w:sz w:val="18"/>
          <w:szCs w:val="18"/>
          <w:vertAlign w:val="superscript"/>
        </w:rPr>
      </w:pPr>
      <w:r>
        <w:rPr>
          <w:b/>
          <w:sz w:val="18"/>
          <w:szCs w:val="18"/>
        </w:rPr>
        <w:t>Courtney M. Goodridge</w:t>
      </w:r>
      <w:r>
        <w:rPr>
          <w:b/>
          <w:sz w:val="18"/>
          <w:szCs w:val="18"/>
          <w:vertAlign w:val="superscript"/>
        </w:rPr>
        <w:t>1</w:t>
      </w:r>
      <w:r w:rsidR="002D41CB">
        <w:rPr>
          <w:b/>
          <w:sz w:val="18"/>
          <w:szCs w:val="18"/>
          <w:vertAlign w:val="superscript"/>
        </w:rPr>
        <w:t>,2</w:t>
      </w:r>
      <w:r w:rsidR="008A58B8">
        <w:rPr>
          <w:b/>
          <w:sz w:val="18"/>
          <w:szCs w:val="18"/>
        </w:rPr>
        <w:t xml:space="preserve">, </w:t>
      </w:r>
      <w:r>
        <w:rPr>
          <w:b/>
          <w:sz w:val="18"/>
          <w:szCs w:val="18"/>
        </w:rPr>
        <w:t>Jac Billington</w:t>
      </w:r>
      <w:r>
        <w:rPr>
          <w:b/>
          <w:sz w:val="18"/>
          <w:szCs w:val="18"/>
          <w:vertAlign w:val="superscript"/>
        </w:rPr>
        <w:t>1</w:t>
      </w:r>
      <w:r>
        <w:rPr>
          <w:b/>
          <w:sz w:val="18"/>
          <w:szCs w:val="18"/>
        </w:rPr>
        <w:t>, Gustav Markkula</w:t>
      </w:r>
      <w:r w:rsidR="007E2539">
        <w:rPr>
          <w:b/>
          <w:sz w:val="18"/>
          <w:szCs w:val="18"/>
          <w:vertAlign w:val="superscript"/>
        </w:rPr>
        <w:t>1,2</w:t>
      </w:r>
      <w:r>
        <w:rPr>
          <w:b/>
          <w:sz w:val="18"/>
          <w:szCs w:val="18"/>
        </w:rPr>
        <w:t>, Richard M. Wilkie</w:t>
      </w:r>
      <w:proofErr w:type="gramStart"/>
      <w:r>
        <w:rPr>
          <w:b/>
          <w:sz w:val="18"/>
          <w:szCs w:val="18"/>
          <w:vertAlign w:val="superscript"/>
        </w:rPr>
        <w:t>1,*</w:t>
      </w:r>
      <w:proofErr w:type="gramEnd"/>
    </w:p>
    <w:p w14:paraId="505DA749" w14:textId="77777777" w:rsidR="00902434" w:rsidRDefault="00902434" w:rsidP="008A58B8">
      <w:pPr>
        <w:spacing w:line="480" w:lineRule="auto"/>
        <w:jc w:val="center"/>
        <w:rPr>
          <w:sz w:val="20"/>
        </w:rPr>
      </w:pPr>
      <w:r>
        <w:rPr>
          <w:sz w:val="20"/>
          <w:vertAlign w:val="superscript"/>
        </w:rPr>
        <w:t>1</w:t>
      </w:r>
      <w:r>
        <w:rPr>
          <w:sz w:val="20"/>
        </w:rPr>
        <w:t>School of Psychology, University of Leeds</w:t>
      </w:r>
    </w:p>
    <w:p w14:paraId="33E77D27" w14:textId="317933B6" w:rsidR="00902434" w:rsidRDefault="007E2539" w:rsidP="008A58B8">
      <w:pPr>
        <w:spacing w:line="480" w:lineRule="auto"/>
        <w:jc w:val="center"/>
        <w:rPr>
          <w:sz w:val="20"/>
        </w:rPr>
      </w:pPr>
      <w:r>
        <w:rPr>
          <w:sz w:val="20"/>
          <w:vertAlign w:val="superscript"/>
        </w:rPr>
        <w:t>2</w:t>
      </w:r>
      <w:r w:rsidR="008A58B8">
        <w:rPr>
          <w:sz w:val="20"/>
          <w:vertAlign w:val="superscript"/>
        </w:rPr>
        <w:t xml:space="preserve"> </w:t>
      </w:r>
      <w:r w:rsidR="008A58B8">
        <w:rPr>
          <w:sz w:val="20"/>
        </w:rPr>
        <w:t xml:space="preserve">Institute for Transport Studies, University of Leeds </w:t>
      </w:r>
      <w:r w:rsidR="00902434">
        <w:rPr>
          <w:sz w:val="20"/>
        </w:rPr>
        <w:br/>
      </w:r>
      <w:hyperlink r:id="rId11">
        <w:r w:rsidR="00902434">
          <w:rPr>
            <w:color w:val="0000FF"/>
            <w:sz w:val="20"/>
            <w:u w:val="single"/>
          </w:rPr>
          <w:t>*r.m.wilkie@leeds.ac.uk</w:t>
        </w:r>
      </w:hyperlink>
    </w:p>
    <w:p w14:paraId="52B90EA5" w14:textId="77777777" w:rsidR="00902434" w:rsidRDefault="00902434" w:rsidP="00902434"/>
    <w:p w14:paraId="2073A2BD" w14:textId="77777777" w:rsidR="00902434" w:rsidRDefault="00902434" w:rsidP="00902434"/>
    <w:p w14:paraId="0F36FB7D" w14:textId="77777777" w:rsidR="00902434" w:rsidRDefault="00902434" w:rsidP="00902434"/>
    <w:p w14:paraId="4B5AA12F" w14:textId="77777777" w:rsidR="00902434" w:rsidRDefault="00902434" w:rsidP="00902434"/>
    <w:p w14:paraId="6EE65972" w14:textId="77777777" w:rsidR="00902434" w:rsidRDefault="00902434" w:rsidP="00902434"/>
    <w:p w14:paraId="16024E4C" w14:textId="77777777" w:rsidR="00902434" w:rsidRDefault="00902434" w:rsidP="00902434"/>
    <w:p w14:paraId="71827207" w14:textId="77777777" w:rsidR="00902434" w:rsidRDefault="00902434" w:rsidP="00902434"/>
    <w:p w14:paraId="345D6E21" w14:textId="77777777" w:rsidR="00902434" w:rsidRDefault="00902434" w:rsidP="00902434"/>
    <w:p w14:paraId="7F56BDED" w14:textId="77777777" w:rsidR="00902434" w:rsidRDefault="00902434" w:rsidP="00902434"/>
    <w:p w14:paraId="3DC13A6A" w14:textId="77777777" w:rsidR="00902434" w:rsidRDefault="00902434" w:rsidP="00902434"/>
    <w:p w14:paraId="38EABE2A" w14:textId="77777777" w:rsidR="00902434" w:rsidRDefault="00902434" w:rsidP="00902434"/>
    <w:p w14:paraId="208E19F1" w14:textId="77777777" w:rsidR="00902434" w:rsidRDefault="00902434" w:rsidP="00902434"/>
    <w:p w14:paraId="0685ED60" w14:textId="77777777" w:rsidR="00902434" w:rsidRDefault="00902434" w:rsidP="00902434"/>
    <w:p w14:paraId="5AF01F8A" w14:textId="77777777" w:rsidR="00902434" w:rsidRDefault="00902434" w:rsidP="00902434"/>
    <w:p w14:paraId="48F6DCA8" w14:textId="77777777" w:rsidR="00902434" w:rsidRDefault="00902434" w:rsidP="00902434"/>
    <w:p w14:paraId="417BE59C" w14:textId="77777777" w:rsidR="00902434" w:rsidRDefault="00902434" w:rsidP="00902434"/>
    <w:p w14:paraId="13686772" w14:textId="104BF468" w:rsidR="00902434" w:rsidRDefault="00902434" w:rsidP="00902434"/>
    <w:p w14:paraId="6E1139C0" w14:textId="6154B232" w:rsidR="00D31456" w:rsidRPr="00D31456" w:rsidRDefault="00902434" w:rsidP="005F0BC5">
      <w:pPr>
        <w:pStyle w:val="Heading1"/>
        <w:spacing w:line="480" w:lineRule="auto"/>
        <w:rPr>
          <w:rFonts w:eastAsia="Arial"/>
          <w:b w:val="0"/>
          <w:color w:val="000000"/>
          <w:sz w:val="22"/>
          <w:szCs w:val="22"/>
        </w:rPr>
      </w:pPr>
      <w:r w:rsidRPr="00902434">
        <w:rPr>
          <w:rFonts w:eastAsia="Arial"/>
          <w:color w:val="000000"/>
          <w:sz w:val="22"/>
          <w:szCs w:val="22"/>
        </w:rPr>
        <w:lastRenderedPageBreak/>
        <w:t>Abstract</w:t>
      </w:r>
      <w:r w:rsidR="00D31456">
        <w:rPr>
          <w:color w:val="000000"/>
          <w:sz w:val="22"/>
          <w:szCs w:val="22"/>
          <w:highlight w:val="white"/>
        </w:rPr>
        <w:t xml:space="preserve"> </w:t>
      </w:r>
    </w:p>
    <w:p w14:paraId="0EC514B0" w14:textId="56360D3A" w:rsidR="00902434" w:rsidRPr="00902434" w:rsidRDefault="005A138F" w:rsidP="00902434">
      <w:pPr>
        <w:spacing w:line="480" w:lineRule="auto"/>
        <w:jc w:val="both"/>
        <w:rPr>
          <w:color w:val="000000"/>
          <w:sz w:val="22"/>
          <w:szCs w:val="22"/>
          <w:highlight w:val="white"/>
        </w:rPr>
      </w:pPr>
      <w:r>
        <w:rPr>
          <w:color w:val="000000"/>
          <w:sz w:val="22"/>
          <w:szCs w:val="22"/>
          <w:highlight w:val="white"/>
        </w:rPr>
        <w:t>To</w:t>
      </w:r>
      <w:r w:rsidR="00D61511" w:rsidRPr="00D61511">
        <w:rPr>
          <w:color w:val="000000"/>
          <w:sz w:val="22"/>
          <w:szCs w:val="22"/>
          <w:highlight w:val="white"/>
        </w:rPr>
        <w:t xml:space="preserve"> </w:t>
      </w:r>
      <w:r w:rsidR="00D61511">
        <w:rPr>
          <w:color w:val="000000"/>
          <w:sz w:val="22"/>
          <w:szCs w:val="22"/>
          <w:highlight w:val="white"/>
        </w:rPr>
        <w:t>steer a</w:t>
      </w:r>
      <w:r w:rsidR="007C12EE">
        <w:rPr>
          <w:color w:val="000000"/>
          <w:sz w:val="22"/>
          <w:szCs w:val="22"/>
          <w:highlight w:val="white"/>
        </w:rPr>
        <w:t xml:space="preserve"> vehicle, </w:t>
      </w:r>
      <w:r w:rsidR="00D61511" w:rsidRPr="00D61511">
        <w:rPr>
          <w:color w:val="000000"/>
          <w:sz w:val="22"/>
          <w:szCs w:val="22"/>
          <w:highlight w:val="white"/>
        </w:rPr>
        <w:t>human</w:t>
      </w:r>
      <w:r w:rsidR="007C12EE">
        <w:rPr>
          <w:color w:val="000000"/>
          <w:sz w:val="22"/>
          <w:szCs w:val="22"/>
          <w:highlight w:val="white"/>
        </w:rPr>
        <w:t>s</w:t>
      </w:r>
      <w:r w:rsidR="00D61511" w:rsidRPr="00D61511">
        <w:rPr>
          <w:color w:val="000000"/>
          <w:sz w:val="22"/>
          <w:szCs w:val="22"/>
          <w:highlight w:val="white"/>
        </w:rPr>
        <w:t xml:space="preserve"> must</w:t>
      </w:r>
      <w:r w:rsidR="00D61511" w:rsidRPr="00D61511">
        <w:rPr>
          <w:color w:val="000000"/>
          <w:sz w:val="22"/>
          <w:szCs w:val="22"/>
        </w:rPr>
        <w:t xml:space="preserve"> </w:t>
      </w:r>
      <w:r w:rsidR="00D61511" w:rsidRPr="00D61511">
        <w:rPr>
          <w:sz w:val="22"/>
          <w:szCs w:val="22"/>
        </w:rPr>
        <w:t xml:space="preserve">process incoming signals that provide information about the state of the world. These signals are used to inform motor control responses that are appropriately timed and of the correct magnitude. </w:t>
      </w:r>
      <w:r w:rsidR="00D61511">
        <w:rPr>
          <w:sz w:val="22"/>
          <w:szCs w:val="22"/>
        </w:rPr>
        <w:t>However</w:t>
      </w:r>
      <w:r w:rsidR="005455B3">
        <w:rPr>
          <w:sz w:val="22"/>
          <w:szCs w:val="22"/>
        </w:rPr>
        <w:t>,</w:t>
      </w:r>
      <w:r w:rsidR="00D61511">
        <w:rPr>
          <w:sz w:val="22"/>
          <w:szCs w:val="22"/>
        </w:rPr>
        <w:t xml:space="preserve"> the perceptual mechanisms that determine how drivers process this visual information are unclear. </w:t>
      </w:r>
      <w:r w:rsidR="00D61511">
        <w:rPr>
          <w:color w:val="000000"/>
          <w:sz w:val="22"/>
          <w:szCs w:val="22"/>
          <w:highlight w:val="white"/>
        </w:rPr>
        <w:t xml:space="preserve">Previous research </w:t>
      </w:r>
      <w:r w:rsidR="009A57D6">
        <w:rPr>
          <w:color w:val="000000"/>
          <w:sz w:val="22"/>
          <w:szCs w:val="22"/>
          <w:highlight w:val="white"/>
        </w:rPr>
        <w:t xml:space="preserve">demonstrated </w:t>
      </w:r>
      <w:r w:rsidR="00D61511">
        <w:rPr>
          <w:color w:val="000000"/>
          <w:sz w:val="22"/>
          <w:szCs w:val="22"/>
          <w:highlight w:val="white"/>
        </w:rPr>
        <w:t xml:space="preserve">that </w:t>
      </w:r>
      <w:r w:rsidR="009A57D6">
        <w:rPr>
          <w:color w:val="000000"/>
          <w:sz w:val="22"/>
          <w:szCs w:val="22"/>
          <w:highlight w:val="white"/>
        </w:rPr>
        <w:t xml:space="preserve">when steering toward a straight road-line, </w:t>
      </w:r>
      <w:r w:rsidR="00D61511">
        <w:rPr>
          <w:color w:val="000000"/>
          <w:sz w:val="22"/>
          <w:szCs w:val="22"/>
          <w:highlight w:val="white"/>
        </w:rPr>
        <w:t xml:space="preserve">drivers accumulate perceptual evidence (error) over time to initiate </w:t>
      </w:r>
      <w:r w:rsidR="009A57D6">
        <w:rPr>
          <w:color w:val="000000"/>
          <w:sz w:val="22"/>
          <w:szCs w:val="22"/>
          <w:highlight w:val="white"/>
        </w:rPr>
        <w:t xml:space="preserve">their </w:t>
      </w:r>
      <w:r w:rsidR="00D61511">
        <w:rPr>
          <w:color w:val="000000"/>
          <w:sz w:val="22"/>
          <w:szCs w:val="22"/>
          <w:highlight w:val="white"/>
        </w:rPr>
        <w:t>steering action</w:t>
      </w:r>
      <w:r w:rsidR="001668FF">
        <w:rPr>
          <w:color w:val="000000"/>
          <w:sz w:val="22"/>
          <w:szCs w:val="22"/>
          <w:highlight w:val="white"/>
        </w:rPr>
        <w:t xml:space="preserve"> (Accumulator framework)</w:t>
      </w:r>
      <w:r w:rsidR="00D61511">
        <w:rPr>
          <w:color w:val="000000"/>
          <w:sz w:val="22"/>
          <w:szCs w:val="22"/>
          <w:highlight w:val="white"/>
        </w:rPr>
        <w:t>, rather than waiting for perceptual evidence to surpass time-independent fixed thresholds</w:t>
      </w:r>
      <w:r w:rsidR="001668FF">
        <w:rPr>
          <w:color w:val="000000"/>
          <w:sz w:val="22"/>
          <w:szCs w:val="22"/>
          <w:highlight w:val="white"/>
        </w:rPr>
        <w:t xml:space="preserve"> (Threshold framework)</w:t>
      </w:r>
      <w:r w:rsidR="00D61511">
        <w:rPr>
          <w:color w:val="000000"/>
          <w:sz w:val="22"/>
          <w:szCs w:val="22"/>
          <w:highlight w:val="white"/>
        </w:rPr>
        <w:t xml:space="preserve">. </w:t>
      </w:r>
      <w:r w:rsidR="00012228">
        <w:rPr>
          <w:color w:val="000000"/>
          <w:sz w:val="22"/>
          <w:szCs w:val="22"/>
          <w:highlight w:val="white"/>
        </w:rPr>
        <w:t>Howe</w:t>
      </w:r>
      <w:r w:rsidR="00675861">
        <w:rPr>
          <w:color w:val="000000"/>
          <w:sz w:val="22"/>
          <w:szCs w:val="22"/>
          <w:highlight w:val="white"/>
        </w:rPr>
        <w:t>ver, straight road-lines are a highly simplified case</w:t>
      </w:r>
      <w:r w:rsidR="0077382B">
        <w:rPr>
          <w:color w:val="000000"/>
          <w:sz w:val="22"/>
          <w:szCs w:val="22"/>
          <w:highlight w:val="white"/>
        </w:rPr>
        <w:t xml:space="preserve"> with a </w:t>
      </w:r>
      <w:r w:rsidR="00EC0E08">
        <w:rPr>
          <w:color w:val="000000"/>
          <w:sz w:val="22"/>
          <w:szCs w:val="22"/>
          <w:highlight w:val="white"/>
        </w:rPr>
        <w:t xml:space="preserve">constrained set of </w:t>
      </w:r>
      <w:r w:rsidR="00B46157">
        <w:rPr>
          <w:color w:val="000000"/>
          <w:sz w:val="22"/>
          <w:szCs w:val="22"/>
          <w:highlight w:val="white"/>
        </w:rPr>
        <w:t>visual cues</w:t>
      </w:r>
      <w:r>
        <w:rPr>
          <w:color w:val="000000"/>
          <w:sz w:val="22"/>
          <w:szCs w:val="22"/>
          <w:highlight w:val="white"/>
        </w:rPr>
        <w:t xml:space="preserve">. Furthermore, </w:t>
      </w:r>
      <w:proofErr w:type="gramStart"/>
      <w:r>
        <w:rPr>
          <w:color w:val="000000"/>
          <w:sz w:val="22"/>
          <w:szCs w:val="22"/>
          <w:highlight w:val="white"/>
        </w:rPr>
        <w:t>with regard to</w:t>
      </w:r>
      <w:proofErr w:type="gramEnd"/>
      <w:r>
        <w:rPr>
          <w:color w:val="000000"/>
          <w:sz w:val="22"/>
          <w:szCs w:val="22"/>
          <w:highlight w:val="white"/>
        </w:rPr>
        <w:t xml:space="preserve"> traffic safety, curve driving is of high applied interest and thus it is important to test whether the Accumulator theory applies within this setting also. Therefore</w:t>
      </w:r>
      <w:r w:rsidR="009E7BF9">
        <w:rPr>
          <w:color w:val="000000"/>
          <w:sz w:val="22"/>
          <w:szCs w:val="22"/>
          <w:highlight w:val="white"/>
        </w:rPr>
        <w:t>,</w:t>
      </w:r>
      <w:r>
        <w:rPr>
          <w:color w:val="000000"/>
          <w:sz w:val="22"/>
          <w:szCs w:val="22"/>
          <w:highlight w:val="white"/>
        </w:rPr>
        <w:t xml:space="preserve"> t</w:t>
      </w:r>
      <w:r w:rsidR="003D0CC8">
        <w:rPr>
          <w:color w:val="000000"/>
          <w:sz w:val="22"/>
          <w:szCs w:val="22"/>
          <w:highlight w:val="white"/>
        </w:rPr>
        <w:t xml:space="preserve">he current </w:t>
      </w:r>
      <w:r w:rsidR="001A4A9B">
        <w:rPr>
          <w:color w:val="000000"/>
          <w:sz w:val="22"/>
          <w:szCs w:val="22"/>
          <w:highlight w:val="white"/>
        </w:rPr>
        <w:t>experiment aims to establish whether th</w:t>
      </w:r>
      <w:r w:rsidR="001668FF">
        <w:rPr>
          <w:color w:val="000000"/>
          <w:sz w:val="22"/>
          <w:szCs w:val="22"/>
          <w:highlight w:val="white"/>
        </w:rPr>
        <w:t xml:space="preserve">e Accumulator </w:t>
      </w:r>
      <w:r w:rsidR="001A4A9B">
        <w:rPr>
          <w:color w:val="000000"/>
          <w:sz w:val="22"/>
          <w:szCs w:val="22"/>
          <w:highlight w:val="white"/>
        </w:rPr>
        <w:t xml:space="preserve">framework still provides a good description of human responses when steering </w:t>
      </w:r>
      <w:r w:rsidR="009A57D6">
        <w:rPr>
          <w:color w:val="000000"/>
          <w:sz w:val="22"/>
          <w:szCs w:val="22"/>
          <w:highlight w:val="white"/>
        </w:rPr>
        <w:t xml:space="preserve">toward </w:t>
      </w:r>
      <w:r w:rsidR="001A4A9B" w:rsidRPr="0000549C">
        <w:rPr>
          <w:color w:val="000000"/>
          <w:sz w:val="22"/>
          <w:szCs w:val="22"/>
          <w:highlight w:val="white"/>
        </w:rPr>
        <w:t xml:space="preserve">curved </w:t>
      </w:r>
      <w:r w:rsidR="001A4A9B">
        <w:rPr>
          <w:color w:val="000000"/>
          <w:sz w:val="22"/>
          <w:szCs w:val="22"/>
          <w:highlight w:val="white"/>
        </w:rPr>
        <w:t>road-line</w:t>
      </w:r>
      <w:r w:rsidR="009A57D6">
        <w:rPr>
          <w:color w:val="000000"/>
          <w:sz w:val="22"/>
          <w:szCs w:val="22"/>
          <w:highlight w:val="white"/>
        </w:rPr>
        <w:t>s</w:t>
      </w:r>
      <w:r w:rsidR="001A4A9B">
        <w:rPr>
          <w:color w:val="000000"/>
          <w:sz w:val="22"/>
          <w:szCs w:val="22"/>
          <w:highlight w:val="white"/>
        </w:rPr>
        <w:t xml:space="preserve">. </w:t>
      </w:r>
      <w:r w:rsidR="003D0CC8">
        <w:rPr>
          <w:color w:val="000000"/>
          <w:sz w:val="22"/>
          <w:szCs w:val="22"/>
          <w:highlight w:val="white"/>
        </w:rPr>
        <w:t>U</w:t>
      </w:r>
      <w:r w:rsidR="00902434" w:rsidRPr="00902434">
        <w:rPr>
          <w:color w:val="000000"/>
          <w:sz w:val="22"/>
          <w:szCs w:val="22"/>
          <w:highlight w:val="white"/>
        </w:rPr>
        <w:t>sing a computer-generated steering cor</w:t>
      </w:r>
      <w:r w:rsidR="00051148">
        <w:rPr>
          <w:color w:val="000000"/>
          <w:sz w:val="22"/>
          <w:szCs w:val="22"/>
          <w:highlight w:val="white"/>
        </w:rPr>
        <w:t>rection paradigm, drivers (N=10</w:t>
      </w:r>
      <w:r w:rsidR="00902434" w:rsidRPr="00902434">
        <w:rPr>
          <w:color w:val="000000"/>
          <w:sz w:val="22"/>
          <w:szCs w:val="22"/>
          <w:highlight w:val="white"/>
        </w:rPr>
        <w:t>) steered towards an intermittently appearing </w:t>
      </w:r>
      <w:r w:rsidR="003D0CC8">
        <w:rPr>
          <w:color w:val="000000"/>
          <w:sz w:val="22"/>
          <w:szCs w:val="22"/>
          <w:highlight w:val="white"/>
        </w:rPr>
        <w:t xml:space="preserve">curved </w:t>
      </w:r>
      <w:r w:rsidR="00902434" w:rsidRPr="00902434">
        <w:rPr>
          <w:color w:val="000000"/>
          <w:sz w:val="22"/>
          <w:szCs w:val="22"/>
          <w:highlight w:val="white"/>
        </w:rPr>
        <w:t>road-line that varied in position an</w:t>
      </w:r>
      <w:r w:rsidR="003D0CC8">
        <w:rPr>
          <w:color w:val="000000"/>
          <w:sz w:val="22"/>
          <w:szCs w:val="22"/>
          <w:highlight w:val="white"/>
        </w:rPr>
        <w:t>d radius</w:t>
      </w:r>
      <w:r w:rsidR="00902434" w:rsidRPr="00902434">
        <w:rPr>
          <w:color w:val="000000"/>
          <w:sz w:val="22"/>
          <w:szCs w:val="22"/>
          <w:highlight w:val="white"/>
        </w:rPr>
        <w:t xml:space="preserve"> with respect to </w:t>
      </w:r>
      <w:r w:rsidR="00902434" w:rsidRPr="00902434">
        <w:rPr>
          <w:sz w:val="22"/>
          <w:szCs w:val="22"/>
        </w:rPr>
        <w:t xml:space="preserve">the driver’s position and trajectory. </w:t>
      </w:r>
      <w:r w:rsidR="001420E8">
        <w:rPr>
          <w:color w:val="000000"/>
          <w:sz w:val="22"/>
          <w:szCs w:val="22"/>
          <w:highlight w:val="white"/>
        </w:rPr>
        <w:t>A</w:t>
      </w:r>
      <w:r w:rsidR="00902434" w:rsidRPr="00902434">
        <w:rPr>
          <w:color w:val="000000"/>
          <w:sz w:val="22"/>
          <w:szCs w:val="22"/>
          <w:highlight w:val="white"/>
        </w:rPr>
        <w:t xml:space="preserve"> Threshold </w:t>
      </w:r>
      <w:r w:rsidR="00902434" w:rsidRPr="00902434">
        <w:rPr>
          <w:sz w:val="22"/>
          <w:szCs w:val="22"/>
          <w:highlight w:val="white"/>
        </w:rPr>
        <w:t>framework</w:t>
      </w:r>
      <w:r w:rsidR="001420E8">
        <w:rPr>
          <w:sz w:val="22"/>
          <w:szCs w:val="22"/>
          <w:highlight w:val="white"/>
        </w:rPr>
        <w:t xml:space="preserve"> predict</w:t>
      </w:r>
      <w:r w:rsidR="009A57D6">
        <w:rPr>
          <w:sz w:val="22"/>
          <w:szCs w:val="22"/>
          <w:highlight w:val="white"/>
        </w:rPr>
        <w:t>s</w:t>
      </w:r>
      <w:r w:rsidR="001420E8">
        <w:rPr>
          <w:sz w:val="22"/>
          <w:szCs w:val="22"/>
          <w:highlight w:val="white"/>
        </w:rPr>
        <w:t xml:space="preserve"> </w:t>
      </w:r>
      <w:r w:rsidR="00F063B6">
        <w:rPr>
          <w:sz w:val="22"/>
          <w:szCs w:val="22"/>
          <w:highlight w:val="white"/>
        </w:rPr>
        <w:t xml:space="preserve">that steering </w:t>
      </w:r>
      <w:r w:rsidR="001420E8">
        <w:rPr>
          <w:sz w:val="22"/>
          <w:szCs w:val="22"/>
          <w:highlight w:val="white"/>
        </w:rPr>
        <w:t xml:space="preserve">responses </w:t>
      </w:r>
      <w:r w:rsidR="00F063B6">
        <w:rPr>
          <w:sz w:val="22"/>
          <w:szCs w:val="22"/>
          <w:highlight w:val="white"/>
        </w:rPr>
        <w:t xml:space="preserve">would be </w:t>
      </w:r>
      <w:r w:rsidR="00C33E8F">
        <w:rPr>
          <w:sz w:val="22"/>
          <w:szCs w:val="22"/>
          <w:highlight w:val="white"/>
        </w:rPr>
        <w:t>of fixed magnitude</w:t>
      </w:r>
      <w:r w:rsidR="00F063B6">
        <w:rPr>
          <w:sz w:val="22"/>
          <w:szCs w:val="22"/>
          <w:highlight w:val="white"/>
        </w:rPr>
        <w:t xml:space="preserve"> </w:t>
      </w:r>
      <w:r w:rsidR="00C33E8F">
        <w:rPr>
          <w:sz w:val="22"/>
          <w:szCs w:val="22"/>
          <w:highlight w:val="white"/>
        </w:rPr>
        <w:t xml:space="preserve">and </w:t>
      </w:r>
      <w:r w:rsidR="001420E8">
        <w:rPr>
          <w:sz w:val="22"/>
          <w:szCs w:val="22"/>
          <w:highlight w:val="white"/>
        </w:rPr>
        <w:t xml:space="preserve">at </w:t>
      </w:r>
      <w:r w:rsidR="00902434" w:rsidRPr="00902434">
        <w:rPr>
          <w:color w:val="000000"/>
          <w:sz w:val="22"/>
          <w:szCs w:val="22"/>
          <w:highlight w:val="white"/>
        </w:rPr>
        <w:t>fixed absolute err</w:t>
      </w:r>
      <w:r w:rsidR="001420E8">
        <w:rPr>
          <w:color w:val="000000"/>
          <w:sz w:val="22"/>
          <w:szCs w:val="22"/>
          <w:highlight w:val="white"/>
        </w:rPr>
        <w:t>or</w:t>
      </w:r>
      <w:r w:rsidR="001668FF">
        <w:rPr>
          <w:color w:val="000000"/>
          <w:sz w:val="22"/>
          <w:szCs w:val="22"/>
          <w:highlight w:val="white"/>
        </w:rPr>
        <w:t>s</w:t>
      </w:r>
      <w:r w:rsidR="00902434" w:rsidRPr="00902434">
        <w:rPr>
          <w:color w:val="000000"/>
          <w:sz w:val="22"/>
          <w:szCs w:val="22"/>
          <w:highlight w:val="white"/>
        </w:rPr>
        <w:t xml:space="preserve"> across condition regardless of </w:t>
      </w:r>
      <w:r w:rsidR="001420E8">
        <w:rPr>
          <w:color w:val="000000"/>
          <w:sz w:val="22"/>
          <w:szCs w:val="22"/>
          <w:highlight w:val="white"/>
        </w:rPr>
        <w:t xml:space="preserve">the rate of error development. Conversely, </w:t>
      </w:r>
      <w:r w:rsidR="00902434" w:rsidRPr="00902434">
        <w:rPr>
          <w:color w:val="000000"/>
          <w:sz w:val="22"/>
          <w:szCs w:val="22"/>
          <w:highlight w:val="white"/>
        </w:rPr>
        <w:t xml:space="preserve">the Accumulator </w:t>
      </w:r>
      <w:r w:rsidR="00902434" w:rsidRPr="00902434">
        <w:rPr>
          <w:sz w:val="22"/>
          <w:szCs w:val="22"/>
          <w:highlight w:val="white"/>
        </w:rPr>
        <w:t xml:space="preserve">framework </w:t>
      </w:r>
      <w:r w:rsidR="00F063B6">
        <w:rPr>
          <w:sz w:val="22"/>
          <w:szCs w:val="22"/>
          <w:highlight w:val="white"/>
        </w:rPr>
        <w:t>p</w:t>
      </w:r>
      <w:r w:rsidR="00902434" w:rsidRPr="00902434">
        <w:rPr>
          <w:color w:val="000000"/>
          <w:sz w:val="22"/>
          <w:szCs w:val="22"/>
          <w:highlight w:val="white"/>
        </w:rPr>
        <w:t>red</w:t>
      </w:r>
      <w:r w:rsidR="00F063B6">
        <w:rPr>
          <w:color w:val="000000"/>
          <w:sz w:val="22"/>
          <w:szCs w:val="22"/>
          <w:highlight w:val="white"/>
        </w:rPr>
        <w:t>ict</w:t>
      </w:r>
      <w:r w:rsidR="009A57D6">
        <w:rPr>
          <w:color w:val="000000"/>
          <w:sz w:val="22"/>
          <w:szCs w:val="22"/>
          <w:highlight w:val="white"/>
        </w:rPr>
        <w:t>s</w:t>
      </w:r>
      <w:r w:rsidR="00902434" w:rsidRPr="00902434">
        <w:rPr>
          <w:color w:val="000000"/>
          <w:sz w:val="22"/>
          <w:szCs w:val="22"/>
          <w:highlight w:val="white"/>
        </w:rPr>
        <w:t xml:space="preserve"> that drivers </w:t>
      </w:r>
      <w:r w:rsidR="009A57D6">
        <w:rPr>
          <w:color w:val="000000"/>
          <w:sz w:val="22"/>
          <w:szCs w:val="22"/>
          <w:highlight w:val="white"/>
        </w:rPr>
        <w:t>sh</w:t>
      </w:r>
      <w:r w:rsidR="009A57D6" w:rsidRPr="00902434">
        <w:rPr>
          <w:color w:val="000000"/>
          <w:sz w:val="22"/>
          <w:szCs w:val="22"/>
          <w:highlight w:val="white"/>
        </w:rPr>
        <w:t xml:space="preserve">ould </w:t>
      </w:r>
      <w:r w:rsidR="00902434" w:rsidRPr="00902434">
        <w:rPr>
          <w:color w:val="000000"/>
          <w:sz w:val="22"/>
          <w:szCs w:val="22"/>
          <w:highlight w:val="white"/>
        </w:rPr>
        <w:t>respond to larger absolute errors when the error signal develop</w:t>
      </w:r>
      <w:r w:rsidR="00F063B6">
        <w:rPr>
          <w:sz w:val="22"/>
          <w:szCs w:val="22"/>
          <w:highlight w:val="white"/>
        </w:rPr>
        <w:t>ed</w:t>
      </w:r>
      <w:r w:rsidR="00902434" w:rsidRPr="00902434">
        <w:rPr>
          <w:color w:val="000000"/>
          <w:sz w:val="22"/>
          <w:szCs w:val="22"/>
          <w:highlight w:val="white"/>
        </w:rPr>
        <w:t xml:space="preserve"> at a faster rate.  Results were consistent with an Accumulator </w:t>
      </w:r>
      <w:r w:rsidR="00902434" w:rsidRPr="00902434">
        <w:rPr>
          <w:sz w:val="22"/>
          <w:szCs w:val="22"/>
          <w:highlight w:val="white"/>
        </w:rPr>
        <w:t>framework</w:t>
      </w:r>
      <w:r w:rsidR="001420E8">
        <w:rPr>
          <w:color w:val="000000"/>
          <w:sz w:val="22"/>
          <w:szCs w:val="22"/>
          <w:highlight w:val="white"/>
        </w:rPr>
        <w:t xml:space="preserve"> </w:t>
      </w:r>
      <w:r w:rsidR="00685EA3">
        <w:rPr>
          <w:color w:val="000000"/>
          <w:sz w:val="22"/>
          <w:szCs w:val="22"/>
          <w:highlight w:val="white"/>
        </w:rPr>
        <w:t xml:space="preserve">in a manner that </w:t>
      </w:r>
      <w:r w:rsidR="001420E8">
        <w:rPr>
          <w:color w:val="000000"/>
          <w:sz w:val="22"/>
          <w:szCs w:val="22"/>
          <w:highlight w:val="white"/>
        </w:rPr>
        <w:t xml:space="preserve">supports previous investigations </w:t>
      </w:r>
      <w:r w:rsidR="00685EA3">
        <w:rPr>
          <w:color w:val="000000"/>
          <w:sz w:val="22"/>
          <w:szCs w:val="22"/>
          <w:highlight w:val="white"/>
        </w:rPr>
        <w:t>as well as the computational modelling literature</w:t>
      </w:r>
      <w:r w:rsidR="001420E8">
        <w:rPr>
          <w:color w:val="000000"/>
          <w:sz w:val="22"/>
          <w:szCs w:val="22"/>
          <w:highlight w:val="white"/>
        </w:rPr>
        <w:t>. W</w:t>
      </w:r>
      <w:r w:rsidR="00902434" w:rsidRPr="00902434">
        <w:rPr>
          <w:color w:val="000000"/>
          <w:sz w:val="22"/>
          <w:szCs w:val="22"/>
          <w:highlight w:val="white"/>
        </w:rPr>
        <w:t xml:space="preserve">e propose that </w:t>
      </w:r>
      <w:r w:rsidR="001420E8">
        <w:rPr>
          <w:color w:val="000000"/>
          <w:sz w:val="22"/>
          <w:szCs w:val="22"/>
          <w:highlight w:val="white"/>
        </w:rPr>
        <w:t xml:space="preserve">the accumulation of perceptual evidence </w:t>
      </w:r>
      <w:r w:rsidR="00685EA3">
        <w:rPr>
          <w:color w:val="000000"/>
          <w:sz w:val="22"/>
          <w:szCs w:val="22"/>
          <w:highlight w:val="white"/>
        </w:rPr>
        <w:t>captures human behaviour in</w:t>
      </w:r>
      <w:r w:rsidR="001420E8">
        <w:rPr>
          <w:color w:val="000000"/>
          <w:sz w:val="22"/>
          <w:szCs w:val="22"/>
          <w:highlight w:val="white"/>
        </w:rPr>
        <w:t xml:space="preserve"> a variety of steering contexts that drivers face in the real world. </w:t>
      </w:r>
    </w:p>
    <w:p w14:paraId="39B75B4F" w14:textId="77777777" w:rsidR="00902434" w:rsidRPr="00902434" w:rsidRDefault="00902434" w:rsidP="00902434">
      <w:pPr>
        <w:spacing w:line="480" w:lineRule="auto"/>
        <w:jc w:val="both"/>
        <w:rPr>
          <w:i/>
          <w:color w:val="000000"/>
          <w:sz w:val="22"/>
          <w:szCs w:val="22"/>
          <w:highlight w:val="white"/>
        </w:rPr>
      </w:pPr>
      <w:r w:rsidRPr="00902434">
        <w:rPr>
          <w:i/>
          <w:color w:val="000000"/>
          <w:sz w:val="22"/>
          <w:szCs w:val="22"/>
          <w:highlight w:val="white"/>
        </w:rPr>
        <w:t>Keywords: Sensorimotor, Control, Perception, Action, Cognition, Driving, Automation</w:t>
      </w:r>
    </w:p>
    <w:p w14:paraId="62EB0B36" w14:textId="33059367" w:rsidR="00902434" w:rsidRPr="001668FF" w:rsidRDefault="00902434" w:rsidP="001668FF">
      <w:pPr>
        <w:spacing w:line="480" w:lineRule="auto"/>
        <w:jc w:val="both"/>
        <w:rPr>
          <w:sz w:val="22"/>
          <w:szCs w:val="22"/>
        </w:rPr>
      </w:pPr>
      <w:r w:rsidRPr="00902434">
        <w:rPr>
          <w:color w:val="000000" w:themeColor="text1"/>
          <w:sz w:val="22"/>
          <w:szCs w:val="22"/>
          <w:highlight w:val="white"/>
        </w:rPr>
        <w:t xml:space="preserve">Public significance statement: </w:t>
      </w:r>
      <w:r w:rsidRPr="00902434">
        <w:rPr>
          <w:sz w:val="22"/>
          <w:szCs w:val="22"/>
          <w:highlight w:val="white"/>
        </w:rPr>
        <w:t>D</w:t>
      </w:r>
      <w:r w:rsidRPr="00902434">
        <w:rPr>
          <w:color w:val="000000" w:themeColor="text1"/>
          <w:sz w:val="22"/>
          <w:szCs w:val="22"/>
          <w:highlight w:val="white"/>
        </w:rPr>
        <w:t xml:space="preserve">rivers </w:t>
      </w:r>
      <w:r w:rsidR="00051148" w:rsidRPr="00902434">
        <w:rPr>
          <w:color w:val="000000" w:themeColor="text1"/>
          <w:sz w:val="22"/>
          <w:szCs w:val="22"/>
          <w:highlight w:val="white"/>
        </w:rPr>
        <w:t>do not</w:t>
      </w:r>
      <w:r w:rsidRPr="00902434">
        <w:rPr>
          <w:color w:val="000000" w:themeColor="text1"/>
          <w:sz w:val="22"/>
          <w:szCs w:val="22"/>
          <w:highlight w:val="white"/>
        </w:rPr>
        <w:t xml:space="preserve"> respond </w:t>
      </w:r>
      <w:r w:rsidR="003D0CC8">
        <w:rPr>
          <w:color w:val="000000" w:themeColor="text1"/>
          <w:sz w:val="22"/>
          <w:szCs w:val="22"/>
          <w:highlight w:val="white"/>
        </w:rPr>
        <w:t xml:space="preserve">to time-independent </w:t>
      </w:r>
      <w:r w:rsidRPr="00902434">
        <w:rPr>
          <w:color w:val="000000" w:themeColor="text1"/>
          <w:sz w:val="22"/>
          <w:szCs w:val="22"/>
          <w:highlight w:val="white"/>
        </w:rPr>
        <w:t xml:space="preserve">fixed </w:t>
      </w:r>
      <w:r w:rsidR="001B41CF">
        <w:rPr>
          <w:color w:val="000000" w:themeColor="text1"/>
          <w:sz w:val="22"/>
          <w:szCs w:val="22"/>
          <w:highlight w:val="white"/>
        </w:rPr>
        <w:t xml:space="preserve">error </w:t>
      </w:r>
      <w:r w:rsidR="00051148" w:rsidRPr="00902434">
        <w:rPr>
          <w:color w:val="000000" w:themeColor="text1"/>
          <w:sz w:val="22"/>
          <w:szCs w:val="22"/>
          <w:highlight w:val="white"/>
        </w:rPr>
        <w:t>threshold</w:t>
      </w:r>
      <w:r w:rsidR="00051148">
        <w:rPr>
          <w:color w:val="000000" w:themeColor="text1"/>
          <w:sz w:val="22"/>
          <w:szCs w:val="22"/>
          <w:highlight w:val="white"/>
        </w:rPr>
        <w:t>s</w:t>
      </w:r>
      <w:r w:rsidR="00051148" w:rsidRPr="00902434">
        <w:rPr>
          <w:color w:val="000000" w:themeColor="text1"/>
          <w:sz w:val="22"/>
          <w:szCs w:val="22"/>
          <w:highlight w:val="white"/>
        </w:rPr>
        <w:t>;</w:t>
      </w:r>
      <w:r w:rsidRPr="00902434">
        <w:rPr>
          <w:color w:val="000000" w:themeColor="text1"/>
          <w:sz w:val="22"/>
          <w:szCs w:val="22"/>
          <w:highlight w:val="white"/>
        </w:rPr>
        <w:t xml:space="preserve"> rather </w:t>
      </w:r>
      <w:r w:rsidRPr="00902434">
        <w:rPr>
          <w:sz w:val="22"/>
          <w:szCs w:val="22"/>
        </w:rPr>
        <w:t xml:space="preserve">perceptual information is accumulated over time </w:t>
      </w:r>
      <w:proofErr w:type="gramStart"/>
      <w:r w:rsidRPr="00902434">
        <w:rPr>
          <w:sz w:val="22"/>
          <w:szCs w:val="22"/>
        </w:rPr>
        <w:t>in order to</w:t>
      </w:r>
      <w:proofErr w:type="gramEnd"/>
      <w:r w:rsidRPr="00902434">
        <w:rPr>
          <w:sz w:val="22"/>
          <w:szCs w:val="22"/>
        </w:rPr>
        <w:t xml:space="preserve"> initiate an </w:t>
      </w:r>
      <w:r w:rsidRPr="00902434">
        <w:rPr>
          <w:sz w:val="22"/>
          <w:szCs w:val="22"/>
        </w:rPr>
        <w:lastRenderedPageBreak/>
        <w:t xml:space="preserve">appropriate steering action. </w:t>
      </w:r>
      <w:r w:rsidR="003D0CC8">
        <w:rPr>
          <w:sz w:val="22"/>
          <w:szCs w:val="22"/>
        </w:rPr>
        <w:t>This finding is applicable when steering back onto straight and curved paths</w:t>
      </w:r>
      <w:r w:rsidR="001B41CF">
        <w:rPr>
          <w:sz w:val="22"/>
          <w:szCs w:val="22"/>
        </w:rPr>
        <w:t xml:space="preserve"> and suggests that driver</w:t>
      </w:r>
      <w:r w:rsidR="001668FF">
        <w:rPr>
          <w:sz w:val="22"/>
          <w:szCs w:val="22"/>
        </w:rPr>
        <w:t>s</w:t>
      </w:r>
      <w:r w:rsidR="001B41CF">
        <w:rPr>
          <w:sz w:val="22"/>
          <w:szCs w:val="22"/>
        </w:rPr>
        <w:t xml:space="preserve"> accumulate </w:t>
      </w:r>
      <w:r w:rsidR="0020448F">
        <w:rPr>
          <w:sz w:val="22"/>
          <w:szCs w:val="22"/>
        </w:rPr>
        <w:t xml:space="preserve">perceptual </w:t>
      </w:r>
      <w:r w:rsidR="001B41CF">
        <w:rPr>
          <w:sz w:val="22"/>
          <w:szCs w:val="22"/>
        </w:rPr>
        <w:t>information regardless of the geometry of the target</w:t>
      </w:r>
      <w:r w:rsidR="000500B5">
        <w:rPr>
          <w:sz w:val="22"/>
          <w:szCs w:val="22"/>
        </w:rPr>
        <w:t xml:space="preserve"> path</w:t>
      </w:r>
      <w:r w:rsidR="001B41CF">
        <w:rPr>
          <w:sz w:val="22"/>
          <w:szCs w:val="22"/>
        </w:rPr>
        <w:t xml:space="preserve">. </w:t>
      </w:r>
    </w:p>
    <w:p w14:paraId="742652B1" w14:textId="38987964" w:rsidR="00252015" w:rsidRPr="00252015" w:rsidRDefault="00902434" w:rsidP="002C4E70">
      <w:pPr>
        <w:pStyle w:val="Heading2"/>
        <w:spacing w:line="480" w:lineRule="auto"/>
        <w:jc w:val="both"/>
        <w:rPr>
          <w:sz w:val="24"/>
        </w:rPr>
      </w:pPr>
      <w:bookmarkStart w:id="0" w:name="_Toc88648190"/>
      <w:r w:rsidRPr="007D7B03">
        <w:rPr>
          <w:sz w:val="24"/>
        </w:rPr>
        <w:t>Introduction</w:t>
      </w:r>
      <w:bookmarkEnd w:id="0"/>
    </w:p>
    <w:p w14:paraId="28AB2D00" w14:textId="52D1A19E" w:rsidR="00A4066B" w:rsidRPr="0000549C" w:rsidRDefault="00EC2C7E" w:rsidP="002C4E70">
      <w:pPr>
        <w:spacing w:line="480" w:lineRule="auto"/>
        <w:jc w:val="both"/>
      </w:pPr>
      <w:r>
        <w:t xml:space="preserve">Driving a vehicle is a highly skilled </w:t>
      </w:r>
      <w:r w:rsidR="00FF04E4">
        <w:t>task</w:t>
      </w:r>
      <w:r>
        <w:t xml:space="preserve"> that involves complex coordinated movements. </w:t>
      </w:r>
      <w:r w:rsidR="00FF04E4">
        <w:t xml:space="preserve">Steering </w:t>
      </w:r>
      <w:r w:rsidR="00F224D5">
        <w:fldChar w:fldCharType="begin" w:fldLock="1"/>
      </w:r>
      <w:r w:rsidR="0000044C">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00F224D5">
        <w:fldChar w:fldCharType="separate"/>
      </w:r>
      <w:r w:rsidR="00004D7B">
        <w:rPr>
          <w:noProof/>
        </w:rPr>
        <w:t>(Dinparastd</w:t>
      </w:r>
      <w:r w:rsidR="00F224D5" w:rsidRPr="00F224D5">
        <w:rPr>
          <w:noProof/>
        </w:rPr>
        <w:t>jadid et al., 2018; Markkula et al., 2018; Nash &amp; Cole, 201</w:t>
      </w:r>
      <w:r w:rsidR="00F224D5">
        <w:rPr>
          <w:noProof/>
        </w:rPr>
        <w:t xml:space="preserve">8; Salvucci &amp; Gray, 2004; </w:t>
      </w:r>
      <w:r w:rsidR="00F224D5" w:rsidRPr="00F224D5">
        <w:rPr>
          <w:noProof/>
        </w:rPr>
        <w:t>Wilkie &amp; Wann, 2003)</w:t>
      </w:r>
      <w:r w:rsidR="00F224D5">
        <w:fldChar w:fldCharType="end"/>
      </w:r>
      <w:r w:rsidR="00F224D5">
        <w:t xml:space="preserve"> and braking </w:t>
      </w:r>
      <w:r w:rsidR="00F224D5">
        <w:fldChar w:fldCharType="begin" w:fldLock="1"/>
      </w:r>
      <w:r w:rsidR="003A6BDE">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00F224D5">
        <w:fldChar w:fldCharType="separate"/>
      </w:r>
      <w:r w:rsidR="00F224D5" w:rsidRPr="00F224D5">
        <w:rPr>
          <w:noProof/>
        </w:rPr>
        <w:t xml:space="preserve">(Durrani et al., 2021; </w:t>
      </w:r>
      <w:r w:rsidR="00F224D5">
        <w:rPr>
          <w:noProof/>
        </w:rPr>
        <w:t>Lamble, Laakso, &amp; Summala, 1999</w:t>
      </w:r>
      <w:r w:rsidR="00F224D5" w:rsidRPr="00F224D5">
        <w:rPr>
          <w:noProof/>
        </w:rPr>
        <w:t>; Markkula, Engström, Lodin, Bärgman, &amp; Victor, 2016; Markkula et al., 2021; Xue, Markkula, Yan, &amp; Merat, 2018)</w:t>
      </w:r>
      <w:r w:rsidR="00F224D5">
        <w:fldChar w:fldCharType="end"/>
      </w:r>
      <w:r w:rsidR="00F224D5">
        <w:t xml:space="preserve"> are</w:t>
      </w:r>
      <w:r w:rsidR="00FF04E4">
        <w:t xml:space="preserve"> </w:t>
      </w:r>
      <w:r w:rsidR="00F224D5">
        <w:t>two</w:t>
      </w:r>
      <w:r w:rsidR="00FF04E4">
        <w:t xml:space="preserve"> sub-component</w:t>
      </w:r>
      <w:r w:rsidR="00F224D5">
        <w:t>s</w:t>
      </w:r>
      <w:r w:rsidR="0000549C">
        <w:t xml:space="preserve"> of driving that have </w:t>
      </w:r>
      <w:r w:rsidR="00FF04E4">
        <w:t xml:space="preserve">been rigorously tested and modelled within the </w:t>
      </w:r>
      <w:r w:rsidR="00A4066B">
        <w:t xml:space="preserve">driving </w:t>
      </w:r>
      <w:r w:rsidR="00F224D5">
        <w:t>literatur</w:t>
      </w:r>
      <w:r w:rsidR="00004D7B">
        <w:t xml:space="preserve">e. Recent accounts have </w:t>
      </w:r>
      <w:r w:rsidR="00A4066B">
        <w:t>proposed that steering control is</w:t>
      </w:r>
      <w:r w:rsidR="00004D7B">
        <w:t xml:space="preserve"> </w:t>
      </w:r>
      <w:r w:rsidR="00004D7B" w:rsidRPr="00004D7B">
        <w:rPr>
          <w:i/>
        </w:rPr>
        <w:t xml:space="preserve">intermittent </w:t>
      </w:r>
      <w:r w:rsidR="00A4066B" w:rsidRPr="00A4066B">
        <w:t xml:space="preserve">in </w:t>
      </w:r>
      <w:r w:rsidR="00004D7B">
        <w:t xml:space="preserve">nature </w:t>
      </w:r>
      <w:r w:rsidR="00A4066B">
        <w:t>rather than continuous</w:t>
      </w:r>
      <w:r w:rsidR="00004D7B">
        <w:t xml:space="preserve">. </w:t>
      </w:r>
      <w:r w:rsidR="004A1A0C">
        <w:t xml:space="preserve">Rather than one unbroken </w:t>
      </w:r>
      <w:r w:rsidR="004A1A0C" w:rsidRPr="005000EC">
        <w:rPr>
          <w:shd w:val="clear" w:color="auto" w:fill="FFFFFF"/>
        </w:rPr>
        <w:t xml:space="preserve">active </w:t>
      </w:r>
      <w:r w:rsidR="00A4066B">
        <w:rPr>
          <w:shd w:val="clear" w:color="auto" w:fill="FFFFFF"/>
        </w:rPr>
        <w:t xml:space="preserve">continuous </w:t>
      </w:r>
      <w:r w:rsidR="004A1A0C" w:rsidRPr="005000EC">
        <w:rPr>
          <w:shd w:val="clear" w:color="auto" w:fill="FFFFFF"/>
        </w:rPr>
        <w:t xml:space="preserve">control adjustment </w:t>
      </w:r>
      <w:r w:rsidR="004A1A0C" w:rsidRPr="005000EC">
        <w:rPr>
          <w:shd w:val="clear" w:color="auto" w:fill="FFFFFF"/>
        </w:rPr>
        <w:fldChar w:fldCharType="begin" w:fldLock="1"/>
      </w:r>
      <w:r w:rsidR="004A1A0C" w:rsidRPr="005000EC">
        <w:rPr>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004A1A0C" w:rsidRPr="005000EC">
        <w:rPr>
          <w:shd w:val="clear" w:color="auto" w:fill="FFFFFF"/>
        </w:rPr>
        <w:fldChar w:fldCharType="separate"/>
      </w:r>
      <w:r w:rsidR="004A1A0C" w:rsidRPr="005000EC">
        <w:rPr>
          <w:noProof/>
          <w:shd w:val="clear" w:color="auto" w:fill="FFFFFF"/>
        </w:rPr>
        <w:t>(Johns &amp; Cole, 2015; Lappi &amp; Mole, 2018)</w:t>
      </w:r>
      <w:r w:rsidR="004A1A0C" w:rsidRPr="005000EC">
        <w:rPr>
          <w:shd w:val="clear" w:color="auto" w:fill="FFFFFF"/>
        </w:rPr>
        <w:fldChar w:fldCharType="end"/>
      </w:r>
      <w:r w:rsidR="004A1A0C">
        <w:rPr>
          <w:shd w:val="clear" w:color="auto" w:fill="FFFFFF"/>
        </w:rPr>
        <w:t xml:space="preserve">, intermittent control proposes that steering is comprised of multiple discrete adjustments </w:t>
      </w:r>
      <w:r w:rsidR="004A1A0C" w:rsidRPr="005000EC">
        <w:rPr>
          <w:shd w:val="clear" w:color="auto" w:fill="FFFFFF"/>
        </w:rPr>
        <w:t xml:space="preserve">that are separated by perceived control error thresholds </w:t>
      </w:r>
      <w:r w:rsidR="00EA42CC">
        <w:rPr>
          <w:shd w:val="clear" w:color="auto" w:fill="FFFFFF"/>
        </w:rPr>
        <w:fldChar w:fldCharType="begin" w:fldLock="1"/>
      </w:r>
      <w:r w:rsidR="00781BBF">
        <w:rPr>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00EA42CC">
        <w:rPr>
          <w:shd w:val="clear" w:color="auto" w:fill="FFFFFF"/>
        </w:rPr>
        <w:fldChar w:fldCharType="separate"/>
      </w:r>
      <w:r w:rsidR="00EA42CC" w:rsidRPr="00EA42CC">
        <w:rPr>
          <w:noProof/>
          <w:shd w:val="clear" w:color="auto" w:fill="FFFFFF"/>
        </w:rPr>
        <w:t>(Gawthrop, Loram, Lakie, &amp; Gollee, 2011; Loram, Lakie, &amp; Gawthrop, 2009; Markkula et al., 2018)</w:t>
      </w:r>
      <w:r w:rsidR="00EA42CC">
        <w:rPr>
          <w:shd w:val="clear" w:color="auto" w:fill="FFFFFF"/>
        </w:rPr>
        <w:fldChar w:fldCharType="end"/>
      </w:r>
      <w:r w:rsidR="00EA42CC">
        <w:rPr>
          <w:shd w:val="clear" w:color="auto" w:fill="FFFFFF"/>
        </w:rPr>
        <w:t xml:space="preserve">. </w:t>
      </w:r>
      <w:r w:rsidR="00781BBF">
        <w:rPr>
          <w:shd w:val="clear" w:color="auto" w:fill="FFFFFF"/>
        </w:rPr>
        <w:t>However, the mechanism that can best model this intermittency is not</w:t>
      </w:r>
      <w:r w:rsidR="00051148">
        <w:rPr>
          <w:shd w:val="clear" w:color="auto" w:fill="FFFFFF"/>
        </w:rPr>
        <w:t xml:space="preserve"> yet</w:t>
      </w:r>
      <w:r w:rsidR="00781BBF">
        <w:rPr>
          <w:shd w:val="clear" w:color="auto" w:fill="FFFFFF"/>
        </w:rPr>
        <w:t xml:space="preserve"> fully understood. Two alternative frameworks – Threshold and Accumulator – have been proposed as mechanisms that could best describe the intermittency that is involved in steering. Whilst previous research has demonstrated that steering towards </w:t>
      </w:r>
      <w:r w:rsidR="00781BBF" w:rsidRPr="0004248A">
        <w:rPr>
          <w:i/>
          <w:shd w:val="clear" w:color="auto" w:fill="FFFFFF"/>
        </w:rPr>
        <w:t>straight</w:t>
      </w:r>
      <w:r w:rsidR="00781BBF">
        <w:rPr>
          <w:shd w:val="clear" w:color="auto" w:fill="FFFFFF"/>
        </w:rPr>
        <w:t xml:space="preserve"> road-line targets is best explained via an Accumulator framewor</w:t>
      </w:r>
      <w:r w:rsidR="001538A6">
        <w:rPr>
          <w:shd w:val="clear" w:color="auto" w:fill="FFFFFF"/>
        </w:rPr>
        <w:t xml:space="preserve">k </w:t>
      </w:r>
      <w:r w:rsidR="001538A6">
        <w:rPr>
          <w:shd w:val="clear" w:color="auto" w:fill="FFFFFF"/>
        </w:rPr>
        <w:fldChar w:fldCharType="begin" w:fldLock="1"/>
      </w:r>
      <w:r w:rsidR="00355998">
        <w:rPr>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001538A6">
        <w:rPr>
          <w:shd w:val="clear" w:color="auto" w:fill="FFFFFF"/>
        </w:rPr>
        <w:fldChar w:fldCharType="separate"/>
      </w:r>
      <w:r w:rsidR="001538A6" w:rsidRPr="001538A6">
        <w:rPr>
          <w:noProof/>
          <w:shd w:val="clear" w:color="auto" w:fill="FFFFFF"/>
        </w:rPr>
        <w:t>(Goodridge, Mole, Bill</w:t>
      </w:r>
      <w:r w:rsidR="00355998">
        <w:rPr>
          <w:noProof/>
          <w:shd w:val="clear" w:color="auto" w:fill="FFFFFF"/>
        </w:rPr>
        <w:t>ington, Markkula, &amp; Wilkie, 2022</w:t>
      </w:r>
      <w:r w:rsidR="001538A6" w:rsidRPr="001538A6">
        <w:rPr>
          <w:noProof/>
          <w:shd w:val="clear" w:color="auto" w:fill="FFFFFF"/>
        </w:rPr>
        <w:t>)</w:t>
      </w:r>
      <w:r w:rsidR="001538A6">
        <w:rPr>
          <w:shd w:val="clear" w:color="auto" w:fill="FFFFFF"/>
        </w:rPr>
        <w:fldChar w:fldCharType="end"/>
      </w:r>
      <w:r w:rsidR="00781BBF">
        <w:t xml:space="preserve">, </w:t>
      </w:r>
      <w:r w:rsidR="0000549C">
        <w:t xml:space="preserve">aspects of </w:t>
      </w:r>
      <w:r w:rsidR="009A57D6">
        <w:t xml:space="preserve">the </w:t>
      </w:r>
      <w:r w:rsidR="0000549C">
        <w:t xml:space="preserve">experimental design </w:t>
      </w:r>
      <w:r w:rsidR="009A57D6">
        <w:t xml:space="preserve">may have made </w:t>
      </w:r>
      <w:r w:rsidR="0000549C">
        <w:t xml:space="preserve">it more likely that people would accumulate perceptual information rather than rely upon fixed time independent thresholds. </w:t>
      </w:r>
      <w:r w:rsidR="00171BD3">
        <w:t xml:space="preserve">Therefore a specific aim of this manuscript was to build upon the work </w:t>
      </w:r>
      <w:r w:rsidR="00171BD3">
        <w:lastRenderedPageBreak/>
        <w:t xml:space="preserve">conducted by </w:t>
      </w:r>
      <w:r w:rsidR="00171BD3">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171BD3">
        <w:fldChar w:fldCharType="separate"/>
      </w:r>
      <w:r w:rsidR="00171BD3" w:rsidRPr="00171BD3">
        <w:rPr>
          <w:noProof/>
        </w:rPr>
        <w:t>Goodridge et</w:t>
      </w:r>
      <w:r w:rsidR="00171BD3">
        <w:rPr>
          <w:noProof/>
        </w:rPr>
        <w:t xml:space="preserve"> al (</w:t>
      </w:r>
      <w:r w:rsidR="007406F8">
        <w:rPr>
          <w:noProof/>
        </w:rPr>
        <w:t>2022</w:t>
      </w:r>
      <w:r w:rsidR="00171BD3" w:rsidRPr="00171BD3">
        <w:rPr>
          <w:noProof/>
        </w:rPr>
        <w:t>)</w:t>
      </w:r>
      <w:r w:rsidR="00171BD3">
        <w:fldChar w:fldCharType="end"/>
      </w:r>
      <w:r w:rsidR="00171BD3">
        <w:t xml:space="preserve"> to investigate whether </w:t>
      </w:r>
      <w:r w:rsidR="001538A6">
        <w:t>Accumulator-predicted</w:t>
      </w:r>
      <w:r w:rsidR="00171BD3">
        <w:t xml:space="preserve"> steering responses translate to </w:t>
      </w:r>
      <w:r w:rsidR="009A57D6">
        <w:t xml:space="preserve">a more general </w:t>
      </w:r>
      <w:r w:rsidR="0000549C">
        <w:t xml:space="preserve">context </w:t>
      </w:r>
      <w:r w:rsidR="001E58CA">
        <w:t>where the optical information presented to drivers is more</w:t>
      </w:r>
      <w:r w:rsidR="0000549C">
        <w:t xml:space="preserve"> </w:t>
      </w:r>
      <w:r w:rsidR="009A57D6">
        <w:t>closely aligned to that experience</w:t>
      </w:r>
      <w:r w:rsidR="003262AC">
        <w:t>d</w:t>
      </w:r>
      <w:r w:rsidR="009A57D6">
        <w:t xml:space="preserve"> during real-world </w:t>
      </w:r>
      <w:r w:rsidR="0000549C">
        <w:t>locomot</w:t>
      </w:r>
      <w:r w:rsidR="009A57D6">
        <w:t>or settings (i.e. steering toward curved paths)</w:t>
      </w:r>
      <w:r w:rsidR="0000549C">
        <w:t xml:space="preserve">. </w:t>
      </w:r>
    </w:p>
    <w:p w14:paraId="2809B9C8" w14:textId="015E08AE" w:rsidR="00DC5F50" w:rsidRDefault="0004248A" w:rsidP="002C4E70">
      <w:pPr>
        <w:spacing w:line="480" w:lineRule="auto"/>
        <w:jc w:val="both"/>
      </w:pPr>
      <w:r>
        <w:t xml:space="preserve">Threshold and Accumulator frameworks attempt to explain how an input signal builds towards a threshold </w:t>
      </w:r>
      <w:proofErr w:type="gramStart"/>
      <w:r>
        <w:t>in order for</w:t>
      </w:r>
      <w:proofErr w:type="gramEnd"/>
      <w:r>
        <w:t xml:space="preserve"> a sensorimotor action to be initiated. T</w:t>
      </w:r>
      <w:r w:rsidR="00961793">
        <w:t xml:space="preserve">he main assumption of a Threshold framework </w:t>
      </w:r>
      <w:r>
        <w:t>is that</w:t>
      </w:r>
      <w:r w:rsidR="00961793">
        <w:t xml:space="preserve"> </w:t>
      </w:r>
      <w:r>
        <w:t>a sensorimotor action is triggered</w:t>
      </w:r>
      <w:r w:rsidR="00961793">
        <w:t xml:space="preserve"> once an error signal </w:t>
      </w:r>
      <w:r w:rsidR="00F0470F">
        <w:t xml:space="preserve">indicating a need for control </w:t>
      </w:r>
      <w:r w:rsidR="00961793">
        <w:t>sur</w:t>
      </w:r>
      <w:r w:rsidR="00E974FE">
        <w:t xml:space="preserve">passes </w:t>
      </w:r>
      <w:r w:rsidR="00B96769">
        <w:t xml:space="preserve">a </w:t>
      </w:r>
      <w:r w:rsidR="00252015">
        <w:t>fi</w:t>
      </w:r>
      <w:r w:rsidR="00C260F5">
        <w:t xml:space="preserve">xed absolute value </w:t>
      </w:r>
      <w:r w:rsidR="00C260F5">
        <w:fldChar w:fldCharType="begin" w:fldLock="1"/>
      </w:r>
      <w:r w:rsidR="00AE3897">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00C260F5">
        <w:fldChar w:fldCharType="separate"/>
      </w:r>
      <w:r w:rsidR="00C260F5" w:rsidRPr="00C260F5">
        <w:rPr>
          <w:noProof/>
        </w:rPr>
        <w:t>(Lee, 1976; Seppelt &amp; Lee, 2015)</w:t>
      </w:r>
      <w:r w:rsidR="00C260F5">
        <w:fldChar w:fldCharType="end"/>
      </w:r>
      <w:r w:rsidR="00961793">
        <w:t>.</w:t>
      </w:r>
      <w:r>
        <w:t xml:space="preserve"> </w:t>
      </w:r>
      <w:r w:rsidR="00C3490E">
        <w:t xml:space="preserve">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rPr>
          <m:t>θ</m:t>
        </m:r>
      </m:oMath>
      <w:r w:rsidR="008B3989">
        <w:t xml:space="preserve"> </w:t>
      </w:r>
      <w:r w:rsidR="00C3490E">
        <w:t xml:space="preserve">with the angular expansion rate (optical expansion) being defined as </w:t>
      </w:r>
      <m:oMath>
        <m:acc>
          <m:accPr>
            <m:chr m:val="̇"/>
            <m:ctrlPr>
              <w:rPr>
                <w:rFonts w:ascii="Cambria Math" w:hAnsi="Cambria Math"/>
              </w:rPr>
            </m:ctrlPr>
          </m:accPr>
          <m:e>
            <m:r>
              <m:rPr>
                <m:sty m:val="p"/>
              </m:rPr>
              <w:rPr>
                <w:rFonts w:ascii="Cambria Math" w:hAnsi="Cambria Math"/>
              </w:rPr>
              <m:t>θ</m:t>
            </m:r>
          </m:e>
        </m:acc>
      </m:oMath>
      <w:r w:rsidR="00C3490E">
        <w:t xml:space="preserve"> (Lee, 1976; Xue, Markkula, Yan, &amp; Merat, 2018).</w:t>
      </w:r>
      <w:r w:rsidR="008B3989">
        <w:t xml:space="preserve"> Hence </w:t>
      </w:r>
      <w:r>
        <w:t xml:space="preserve">a driver may only produce a braking response once </w:t>
      </w:r>
      <w:r w:rsidR="008B3989">
        <w:t>optical expansion</w:t>
      </w:r>
      <w:r>
        <w:t xml:space="preserve"> </w:t>
      </w:r>
      <w:r w:rsidR="00A96AE7">
        <w:t xml:space="preserve">surpasses some fixed magnitude. </w:t>
      </w:r>
      <w:r w:rsidR="001538A6">
        <w:t>Whilst it may seem intuitive that a human would initiate a sensorimotor action based directly upon the perceptual information that is presented</w:t>
      </w:r>
      <w:r w:rsidR="00E163DA">
        <w:t xml:space="preserve"> at a particular instant</w:t>
      </w:r>
      <w:r w:rsidR="009A3FB7">
        <w:t xml:space="preserve">, </w:t>
      </w:r>
      <w:r w:rsidR="001538A6">
        <w:t xml:space="preserve">recent evidence within the driving domain has suggested that this is too simplistic to reliably replicate human performance </w:t>
      </w:r>
      <w:r w:rsidR="001538A6">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001538A6">
        <w:fldChar w:fldCharType="separate"/>
      </w:r>
      <w:r w:rsidR="001538A6" w:rsidRPr="00AE3897">
        <w:rPr>
          <w:noProof/>
        </w:rPr>
        <w:t>(Durrani, Lee, &amp; Shah, 2021; Goodridge</w:t>
      </w:r>
      <w:r w:rsidR="001538A6">
        <w:rPr>
          <w:noProof/>
        </w:rPr>
        <w:t xml:space="preserve"> et al</w:t>
      </w:r>
      <w:r w:rsidR="00D5562C">
        <w:rPr>
          <w:noProof/>
        </w:rPr>
        <w:t>, 2022</w:t>
      </w:r>
      <w:r w:rsidR="001538A6" w:rsidRPr="00AE3897">
        <w:rPr>
          <w:noProof/>
        </w:rPr>
        <w:t>; Markkula, Boer, Romano, &amp; Merat, 201</w:t>
      </w:r>
      <w:r w:rsidR="001538A6">
        <w:rPr>
          <w:noProof/>
        </w:rPr>
        <w:t xml:space="preserve">8; Markkula, Uludag, </w:t>
      </w:r>
      <w:r w:rsidR="001538A6" w:rsidRPr="00AE3897">
        <w:rPr>
          <w:noProof/>
        </w:rPr>
        <w:t>Wilkie, &amp; Billington, 2021)</w:t>
      </w:r>
      <w:r w:rsidR="001538A6">
        <w:fldChar w:fldCharType="end"/>
      </w:r>
      <w:r w:rsidR="001538A6">
        <w:t xml:space="preserve">. </w:t>
      </w:r>
      <w:r w:rsidR="00F30350">
        <w:t>When braking in response to a looming signal</w:t>
      </w:r>
      <w:r>
        <w:t xml:space="preserve">, </w:t>
      </w:r>
      <w:r w:rsidR="00F30350">
        <w:t xml:space="preserve">it has been found that drivers do not respond once the looming surpasses a </w:t>
      </w:r>
      <w:r w:rsidR="00E334B2">
        <w:t>fixed value</w:t>
      </w:r>
      <w:r w:rsidR="00F30350">
        <w:t xml:space="preserve">. Rather, drivers initiate braking at larger looming signals when the rate of change in the looming signal is higher </w:t>
      </w:r>
      <w:r w:rsidR="00F30350">
        <w:fldChar w:fldCharType="begin" w:fldLock="1"/>
      </w:r>
      <w:r w:rsidR="00A4066B">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00F30350">
        <w:fldChar w:fldCharType="separate"/>
      </w:r>
      <w:r w:rsidR="00A4066B">
        <w:rPr>
          <w:noProof/>
        </w:rPr>
        <w:t xml:space="preserve">(Lamble et al, </w:t>
      </w:r>
      <w:r w:rsidR="00F30350" w:rsidRPr="00F30350">
        <w:rPr>
          <w:noProof/>
        </w:rPr>
        <w:t>1999</w:t>
      </w:r>
      <w:r w:rsidR="00A4066B">
        <w:rPr>
          <w:noProof/>
        </w:rPr>
        <w:t>; Markkula et al</w:t>
      </w:r>
      <w:r w:rsidR="00F30350" w:rsidRPr="00F30350">
        <w:rPr>
          <w:noProof/>
        </w:rPr>
        <w:t>, 2021)</w:t>
      </w:r>
      <w:r w:rsidR="00F30350">
        <w:fldChar w:fldCharType="end"/>
      </w:r>
      <w:r w:rsidR="00F30350">
        <w:t xml:space="preserve">. </w:t>
      </w:r>
      <w:r w:rsidR="00B01521">
        <w:t xml:space="preserve">An explanation for this behavioural phenomenon is that drivers </w:t>
      </w:r>
      <w:r w:rsidR="00E334B2" w:rsidRPr="0004248A">
        <w:rPr>
          <w:i/>
        </w:rPr>
        <w:t>accumulate</w:t>
      </w:r>
      <w:r w:rsidR="00B01521">
        <w:t xml:space="preserve"> perceptual signals over time and then respond once the </w:t>
      </w:r>
      <w:r w:rsidR="00E334B2">
        <w:t xml:space="preserve">accumulated </w:t>
      </w:r>
      <w:r w:rsidR="00B01521">
        <w:t xml:space="preserve">quantity surpasses a fixed point, known as the decision </w:t>
      </w:r>
      <w:r w:rsidR="00B01521">
        <w:lastRenderedPageBreak/>
        <w:t xml:space="preserve">boundary. Figure 1 </w:t>
      </w:r>
      <w:r w:rsidR="00685EA3">
        <w:t xml:space="preserve">details </w:t>
      </w:r>
      <w:r w:rsidR="00B01521">
        <w:t xml:space="preserve">how </w:t>
      </w:r>
      <w:r w:rsidR="00685EA3">
        <w:t>the time of response changes for</w:t>
      </w:r>
      <w:r w:rsidR="00A4066B">
        <w:t xml:space="preserve"> perceived control errors</w:t>
      </w:r>
      <w:r w:rsidR="001538A6">
        <w:t xml:space="preserve"> (</w:t>
      </w:r>
      <m:oMath>
        <m:r>
          <w:rPr>
            <w:rFonts w:ascii="Cambria Math" w:hAnsi="Cambria Math"/>
            <w:color w:val="000000"/>
            <w:szCs w:val="24"/>
          </w:rPr>
          <m:t>E</m:t>
        </m:r>
      </m:oMath>
      <w:r w:rsidR="001538A6">
        <w:rPr>
          <w:color w:val="000000"/>
          <w:szCs w:val="24"/>
        </w:rPr>
        <w:t>)</w:t>
      </w:r>
      <w:r w:rsidR="00A4066B">
        <w:t xml:space="preserve"> </w:t>
      </w:r>
      <w:r w:rsidR="00B75456">
        <w:t>that increase at different rates</w:t>
      </w:r>
      <w:r w:rsidR="00B01521">
        <w:t xml:space="preserve">. The </w:t>
      </w:r>
      <w:r w:rsidR="00E334B2">
        <w:t>accumulation</w:t>
      </w:r>
      <w:r w:rsidR="00B01521">
        <w:t xml:space="preserve"> of small </w:t>
      </w:r>
      <w:r w:rsidR="00A4066B">
        <w:t xml:space="preserve">perceived control errors </w:t>
      </w:r>
      <w:r w:rsidR="00B01521">
        <w:t xml:space="preserve">over a short time is equivalent to the </w:t>
      </w:r>
      <w:r w:rsidR="00E334B2">
        <w:t>accumulation</w:t>
      </w:r>
      <w:r w:rsidR="00B01521">
        <w:t xml:space="preserve"> of large </w:t>
      </w:r>
      <w:r w:rsidR="00A4066B">
        <w:t>perceived control errors</w:t>
      </w:r>
      <w:r w:rsidR="00B01521">
        <w:t xml:space="preserve"> over a short time </w:t>
      </w:r>
      <w:r w:rsidR="00B01521">
        <w:fldChar w:fldCharType="begin" w:fldLock="1"/>
      </w:r>
      <w:r w:rsidR="00B75456">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00B01521">
        <w:fldChar w:fldCharType="separate"/>
      </w:r>
      <w:r w:rsidR="00B01521" w:rsidRPr="00B01521">
        <w:rPr>
          <w:noProof/>
        </w:rPr>
        <w:t>(Markkula, 2014)</w:t>
      </w:r>
      <w:r w:rsidR="00B01521">
        <w:fldChar w:fldCharType="end"/>
      </w:r>
      <w:r w:rsidR="00B01521">
        <w:t>. This means that the shaded are</w:t>
      </w:r>
      <w:r w:rsidR="009A3FB7">
        <w:t xml:space="preserve">as in Figure 1 are equal in </w:t>
      </w:r>
      <w:r w:rsidR="00B01521">
        <w:t>area</w:t>
      </w:r>
      <w:r w:rsidR="00051148">
        <w:t>; in other words, they are equal in accumulated error</w:t>
      </w:r>
      <w:r w:rsidR="00B01521">
        <w:t xml:space="preserve">. </w:t>
      </w:r>
      <w:r w:rsidR="00B75456">
        <w:t xml:space="preserve">As a result, responses would be initiated at higher </w:t>
      </w:r>
      <w:r w:rsidR="004D3F7A">
        <w:t>perceived control errors (</w:t>
      </w:r>
      <w:proofErr w:type="gramStart"/>
      <w:r w:rsidR="004D3F7A">
        <w:t>i.e.</w:t>
      </w:r>
      <w:proofErr w:type="gramEnd"/>
      <w:r w:rsidR="004D3F7A">
        <w:t xml:space="preserve"> at the points</w:t>
      </w:r>
      <w:r w:rsidR="00685EA3">
        <w:t xml:space="preserve"> indicated </w:t>
      </w:r>
      <w:r w:rsidR="007233E0">
        <w:t>by pluses</w:t>
      </w:r>
      <w:r w:rsidR="004D3F7A">
        <w:t xml:space="preserve">) when the rate of increase in the signal is larger. </w:t>
      </w:r>
      <w:r w:rsidR="00B75456">
        <w:t>This replicates findings withi</w:t>
      </w:r>
      <w:r w:rsidR="00F0470F">
        <w:t>n the braking literature where</w:t>
      </w:r>
      <w:r w:rsidR="00B75456">
        <w:t xml:space="preserve"> drivers initiate their braking responses at higher overall looming </w:t>
      </w:r>
      <w:r w:rsidR="004D3F7A">
        <w:t>values</w:t>
      </w:r>
      <w:r w:rsidR="00B75456">
        <w:t xml:space="preserve"> when the rate of change in the looming signal is higher </w:t>
      </w:r>
      <w:r w:rsidR="00B75456">
        <w:fldChar w:fldCharType="begin" w:fldLock="1"/>
      </w:r>
      <w:r w:rsidR="004D3F7A">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00B75456">
        <w:fldChar w:fldCharType="separate"/>
      </w:r>
      <w:r w:rsidR="004D3F7A">
        <w:rPr>
          <w:noProof/>
        </w:rPr>
        <w:t>(Lamble et al., 1999</w:t>
      </w:r>
      <w:r w:rsidR="00F224D5" w:rsidRPr="00F224D5">
        <w:rPr>
          <w:noProof/>
        </w:rPr>
        <w:t>; Markkula et al., 2021)</w:t>
      </w:r>
      <w:r w:rsidR="00B75456">
        <w:fldChar w:fldCharType="end"/>
      </w:r>
      <w:r w:rsidR="00B75456">
        <w:t xml:space="preserve">. </w:t>
      </w:r>
    </w:p>
    <w:p w14:paraId="7B27442A" w14:textId="0F7FB92E" w:rsidR="002D0D7E" w:rsidRDefault="009A3FB7" w:rsidP="002C4E70">
      <w:pPr>
        <w:spacing w:line="480" w:lineRule="auto"/>
        <w:jc w:val="both"/>
      </w:pPr>
      <w:r w:rsidRPr="009A3FB7">
        <w:rPr>
          <w:noProof/>
        </w:rPr>
        <w:drawing>
          <wp:anchor distT="0" distB="0" distL="114300" distR="114300" simplePos="0" relativeHeight="251665920" behindDoc="1" locked="0" layoutInCell="1" allowOverlap="1" wp14:anchorId="19D9EFE9" wp14:editId="178B0FF3">
            <wp:simplePos x="0" y="0"/>
            <wp:positionH relativeFrom="margin">
              <wp:align>center</wp:align>
            </wp:positionH>
            <wp:positionV relativeFrom="paragraph">
              <wp:posOffset>16510</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E753E" w14:textId="429074E8" w:rsidR="002D0D7E" w:rsidRDefault="002D0D7E" w:rsidP="002C4E70">
      <w:pPr>
        <w:spacing w:line="480" w:lineRule="auto"/>
        <w:jc w:val="both"/>
      </w:pPr>
    </w:p>
    <w:p w14:paraId="171FF6EE" w14:textId="530E2072" w:rsidR="002D0D7E" w:rsidRDefault="002D0D7E" w:rsidP="002C4E70">
      <w:pPr>
        <w:spacing w:line="480" w:lineRule="auto"/>
        <w:jc w:val="both"/>
      </w:pPr>
    </w:p>
    <w:p w14:paraId="41C33C35" w14:textId="5BCAB36B" w:rsidR="002D0D7E" w:rsidRDefault="002D0D7E" w:rsidP="002C4E70">
      <w:pPr>
        <w:spacing w:line="480" w:lineRule="auto"/>
        <w:jc w:val="both"/>
      </w:pPr>
    </w:p>
    <w:p w14:paraId="24F05633" w14:textId="140D2BD8" w:rsidR="002D0D7E" w:rsidRDefault="002D0D7E" w:rsidP="002C4E70">
      <w:pPr>
        <w:spacing w:line="480" w:lineRule="auto"/>
        <w:jc w:val="both"/>
      </w:pPr>
    </w:p>
    <w:p w14:paraId="4D1B11FA" w14:textId="13E35A21" w:rsidR="002D0D7E" w:rsidRDefault="002D0D7E" w:rsidP="002C4E70">
      <w:pPr>
        <w:spacing w:line="480" w:lineRule="auto"/>
        <w:jc w:val="both"/>
      </w:pPr>
    </w:p>
    <w:p w14:paraId="00F8C4D6" w14:textId="0B92B3FA" w:rsidR="002D0D7E" w:rsidRPr="00391E4F" w:rsidRDefault="002D0D7E" w:rsidP="002C4E70">
      <w:pPr>
        <w:spacing w:line="480" w:lineRule="auto"/>
        <w:jc w:val="both"/>
        <w:rPr>
          <w:i/>
        </w:rPr>
      </w:pPr>
      <w:r w:rsidRPr="00391E4F">
        <w:rPr>
          <w:i/>
        </w:rPr>
        <w:t>Figure 1:</w:t>
      </w:r>
      <w:r w:rsidR="00391E4F" w:rsidRPr="00391E4F">
        <w:rPr>
          <w:i/>
        </w:rPr>
        <w:t xml:space="preserve"> Threshold versus Accumulator predictions for responses to perceived control error that either increases at fast </w:t>
      </w:r>
      <w:r w:rsidR="001538A6">
        <w:rPr>
          <w:i/>
        </w:rPr>
        <w:t>(</w:t>
      </w:r>
      <w:r w:rsidR="00293473">
        <w:rPr>
          <w:i/>
        </w:rPr>
        <w:t>purple</w:t>
      </w:r>
      <w:r w:rsidR="001538A6">
        <w:rPr>
          <w:i/>
        </w:rPr>
        <w:t>) or slow</w:t>
      </w:r>
      <w:r w:rsidR="00293473">
        <w:rPr>
          <w:i/>
        </w:rPr>
        <w:t xml:space="preserve"> (yellow</w:t>
      </w:r>
      <w:r w:rsidR="001538A6">
        <w:rPr>
          <w:i/>
        </w:rPr>
        <w:t>) rates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1538A6">
        <w:rPr>
          <w:i/>
          <w:color w:val="000000"/>
        </w:rPr>
        <w:t>)</w:t>
      </w:r>
      <w:r w:rsidR="00391E4F" w:rsidRPr="00391E4F">
        <w:rPr>
          <w:i/>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w:t>
      </w:r>
      <w:r w:rsidR="001E58CA">
        <w:rPr>
          <w:i/>
        </w:rPr>
        <w:t>ating equal error accumulation.</w:t>
      </w:r>
    </w:p>
    <w:p w14:paraId="10C91A6A" w14:textId="46CB4354" w:rsidR="00895DFD" w:rsidRDefault="00355998" w:rsidP="002C4E70">
      <w:pPr>
        <w:spacing w:line="480" w:lineRule="auto"/>
        <w:jc w:val="both"/>
        <w:rPr>
          <w:color w:val="1C1C1C"/>
          <w:shd w:val="clear" w:color="auto" w:fill="FFFFFF"/>
        </w:rPr>
      </w:pPr>
      <w:r>
        <w:lastRenderedPageBreak/>
        <w:t>Goodridge et al (2022)</w:t>
      </w:r>
      <w:r w:rsidR="004071E2">
        <w:t xml:space="preserve"> </w:t>
      </w:r>
      <w:r w:rsidR="003F76C3">
        <w:t xml:space="preserve">conducted </w:t>
      </w:r>
      <w:r w:rsidR="0049417C">
        <w:t xml:space="preserve">one of </w:t>
      </w:r>
      <w:r w:rsidR="003F76C3">
        <w:t xml:space="preserve">the first </w:t>
      </w:r>
      <w:r w:rsidR="00685EA3">
        <w:t>well-</w:t>
      </w:r>
      <w:r w:rsidR="003F76C3">
        <w:t>controlled and</w:t>
      </w:r>
      <w:r w:rsidR="00F86208">
        <w:t xml:space="preserve"> </w:t>
      </w:r>
      <w:r w:rsidR="00BB19C6">
        <w:t>targeted</w:t>
      </w:r>
      <w:r w:rsidR="003F76C3">
        <w:t xml:space="preserve"> investigations of</w:t>
      </w:r>
      <w:r w:rsidR="00322920">
        <w:t xml:space="preserve"> Accumulator and Threshold frameworks of steering</w:t>
      </w:r>
      <w:r w:rsidR="0017649E">
        <w:t xml:space="preserve"> action</w:t>
      </w:r>
      <w:r w:rsidR="00322920">
        <w:t xml:space="preserve"> initiation</w:t>
      </w:r>
      <w:r w:rsidR="00BB19C6">
        <w:t>.</w:t>
      </w:r>
      <w:r w:rsidR="00DD51F0">
        <w:t xml:space="preserve"> </w:t>
      </w:r>
      <w:r w:rsidR="002335F0">
        <w:t>Participants were tasked with steering towards an</w:t>
      </w:r>
      <w:r w:rsidR="002335F0" w:rsidRPr="00C31BED">
        <w:rPr>
          <w:color w:val="1C1C1C"/>
          <w:shd w:val="clear" w:color="auto" w:fill="FFFFFF"/>
        </w:rPr>
        <w:t xml:space="preserve"> intermittently appearing</w:t>
      </w:r>
      <w:r w:rsidR="002335F0">
        <w:rPr>
          <w:color w:val="1C1C1C"/>
          <w:shd w:val="clear" w:color="auto" w:fill="FFFFFF"/>
        </w:rPr>
        <w:t xml:space="preserve"> target</w:t>
      </w:r>
      <w:r w:rsidR="002335F0" w:rsidRPr="00C31BED">
        <w:rPr>
          <w:color w:val="1C1C1C"/>
          <w:shd w:val="clear" w:color="auto" w:fill="FFFFFF"/>
        </w:rPr>
        <w:t xml:space="preserve"> ‘road-line’ that varied in position and orientation with respect to the driver’s starting position and trajecto</w:t>
      </w:r>
      <w:r w:rsidR="002335F0">
        <w:rPr>
          <w:color w:val="1C1C1C"/>
          <w:shd w:val="clear" w:color="auto" w:fill="FFFFFF"/>
        </w:rPr>
        <w:t xml:space="preserve">ry. </w:t>
      </w:r>
      <w:r w:rsidR="00DD51F0">
        <w:t xml:space="preserve">They used a </w:t>
      </w:r>
      <w:r w:rsidR="00322920">
        <w:t xml:space="preserve">simplified </w:t>
      </w:r>
      <w:r w:rsidR="00DD51F0">
        <w:t>virtual environment to allow</w:t>
      </w:r>
      <w:r w:rsidR="00322920">
        <w:t xml:space="preserve"> for more precise co</w:t>
      </w:r>
      <w:r w:rsidR="0017649E">
        <w:t>ntrol and manipulation over the perceptual information that</w:t>
      </w:r>
      <w:r w:rsidR="00322920">
        <w:t xml:space="preserve"> drivers could sample to inform their steering respons</w:t>
      </w:r>
      <w:r w:rsidR="00BB19C6">
        <w:t xml:space="preserve">e. </w:t>
      </w:r>
      <w:r w:rsidR="002335F0">
        <w:t xml:space="preserve">Furthermore, </w:t>
      </w:r>
      <w:r w:rsidR="002335F0">
        <w:rPr>
          <w:color w:val="1C1C1C"/>
          <w:shd w:val="clear" w:color="auto" w:fill="FFFFFF"/>
        </w:rPr>
        <w:t>control trials that did not require steering responses were interle</w:t>
      </w:r>
      <w:r w:rsidR="00613427">
        <w:rPr>
          <w:color w:val="1C1C1C"/>
          <w:shd w:val="clear" w:color="auto" w:fill="FFFFFF"/>
        </w:rPr>
        <w:t xml:space="preserve">aved within experimental trials </w:t>
      </w:r>
      <w:r w:rsidR="002335F0">
        <w:rPr>
          <w:color w:val="1C1C1C"/>
          <w:shd w:val="clear" w:color="auto" w:fill="FFFFFF"/>
        </w:rPr>
        <w:t>to ensure participants had to wait and sample the visual information rather than anticipating steering responses</w:t>
      </w:r>
      <w:r w:rsidR="00AF5232">
        <w:rPr>
          <w:color w:val="1C1C1C"/>
          <w:shd w:val="clear" w:color="auto" w:fill="FFFFFF"/>
        </w:rPr>
        <w:t>. T</w:t>
      </w:r>
      <w:r w:rsidR="0049417C">
        <w:rPr>
          <w:color w:val="1C1C1C"/>
          <w:shd w:val="clear" w:color="auto" w:fill="FFFFFF"/>
        </w:rPr>
        <w:t xml:space="preserve">his allowed the paradigm to directly exploit the key </w:t>
      </w:r>
      <w:r w:rsidR="00AF5232">
        <w:rPr>
          <w:color w:val="1C1C1C"/>
          <w:shd w:val="clear" w:color="auto" w:fill="FFFFFF"/>
        </w:rPr>
        <w:t>theoretical</w:t>
      </w:r>
      <w:r w:rsidR="0049417C">
        <w:rPr>
          <w:color w:val="1C1C1C"/>
          <w:shd w:val="clear" w:color="auto" w:fill="FFFFFF"/>
        </w:rPr>
        <w:t xml:space="preserve"> differences between Threshold and </w:t>
      </w:r>
      <w:r w:rsidR="00AF5232">
        <w:rPr>
          <w:color w:val="1C1C1C"/>
          <w:shd w:val="clear" w:color="auto" w:fill="FFFFFF"/>
        </w:rPr>
        <w:t xml:space="preserve">Accumulator frameworks: </w:t>
      </w:r>
      <w:r w:rsidR="0049417C">
        <w:rPr>
          <w:color w:val="1C1C1C"/>
          <w:shd w:val="clear" w:color="auto" w:fill="FFFFFF"/>
        </w:rPr>
        <w:t>how a perceptual signal builds over time</w:t>
      </w:r>
      <w:r w:rsidR="002335F0">
        <w:rPr>
          <w:color w:val="1C1C1C"/>
          <w:shd w:val="clear" w:color="auto" w:fill="FFFFFF"/>
        </w:rPr>
        <w:t>.</w:t>
      </w:r>
      <w:r w:rsidR="0049417C">
        <w:rPr>
          <w:color w:val="1C1C1C"/>
          <w:shd w:val="clear" w:color="auto" w:fill="FFFFFF"/>
        </w:rPr>
        <w:t xml:space="preserve"> </w:t>
      </w:r>
      <w:r w:rsidR="005C5893">
        <w:rPr>
          <w:color w:val="1C1C1C"/>
          <w:shd w:val="clear" w:color="auto" w:fill="FFFFFF"/>
        </w:rPr>
        <w:t>Goodridge et al (2022) found that t</w:t>
      </w:r>
      <w:r w:rsidR="006D50AD">
        <w:rPr>
          <w:color w:val="1C1C1C"/>
          <w:shd w:val="clear" w:color="auto" w:fill="FFFFFF"/>
        </w:rPr>
        <w:t>he timing and magnitude of s</w:t>
      </w:r>
      <w:r w:rsidR="00895DFD">
        <w:rPr>
          <w:color w:val="1C1C1C"/>
          <w:shd w:val="clear" w:color="auto" w:fill="FFFFFF"/>
        </w:rPr>
        <w:t xml:space="preserve">teering behaviours were in line with Accumulator predicted responses. Drivers did not respond </w:t>
      </w:r>
      <w:r w:rsidR="0017649E">
        <w:rPr>
          <w:color w:val="1C1C1C"/>
          <w:shd w:val="clear" w:color="auto" w:fill="FFFFFF"/>
        </w:rPr>
        <w:t xml:space="preserve">based upon </w:t>
      </w:r>
      <w:r w:rsidR="00895DFD">
        <w:rPr>
          <w:color w:val="1C1C1C"/>
          <w:shd w:val="clear" w:color="auto" w:fill="FFFFFF"/>
        </w:rPr>
        <w:t xml:space="preserve">time-independent </w:t>
      </w:r>
      <w:r w:rsidR="00AC23E1">
        <w:rPr>
          <w:color w:val="1C1C1C"/>
          <w:shd w:val="clear" w:color="auto" w:fill="FFFFFF"/>
        </w:rPr>
        <w:t>thresholds, rather</w:t>
      </w:r>
      <w:r w:rsidR="00895DFD">
        <w:rPr>
          <w:color w:val="1C1C1C"/>
          <w:shd w:val="clear" w:color="auto" w:fill="FFFFFF"/>
        </w:rPr>
        <w:t xml:space="preserve"> they </w:t>
      </w:r>
      <w:r w:rsidR="00613427">
        <w:rPr>
          <w:color w:val="1C1C1C"/>
          <w:shd w:val="clear" w:color="auto" w:fill="FFFFFF"/>
        </w:rPr>
        <w:t xml:space="preserve">altered </w:t>
      </w:r>
      <w:r w:rsidR="00895DFD">
        <w:rPr>
          <w:color w:val="1C1C1C"/>
          <w:shd w:val="clear" w:color="auto" w:fill="FFFFFF"/>
        </w:rPr>
        <w:t xml:space="preserve">their response to </w:t>
      </w:r>
      <w:r w:rsidR="00DE39BD">
        <w:rPr>
          <w:color w:val="1C1C1C"/>
          <w:shd w:val="clear" w:color="auto" w:fill="FFFFFF"/>
        </w:rPr>
        <w:t xml:space="preserve">the </w:t>
      </w:r>
      <w:r w:rsidR="00895DFD">
        <w:rPr>
          <w:color w:val="1C1C1C"/>
          <w:shd w:val="clear" w:color="auto" w:fill="FFFFFF"/>
        </w:rPr>
        <w:t xml:space="preserve">rate at which the perceived control error developed. </w:t>
      </w:r>
    </w:p>
    <w:p w14:paraId="464AA814" w14:textId="77B24AAA" w:rsidR="00AD64E0" w:rsidRPr="00AD64E0" w:rsidRDefault="00AC23E1" w:rsidP="00AD64E0">
      <w:pPr>
        <w:spacing w:line="480" w:lineRule="auto"/>
        <w:jc w:val="both"/>
        <w:rPr>
          <w:color w:val="1C1C1C"/>
          <w:shd w:val="clear" w:color="auto" w:fill="FFFFFF"/>
        </w:rPr>
      </w:pPr>
      <w:r>
        <w:rPr>
          <w:color w:val="1C1C1C"/>
          <w:shd w:val="clear" w:color="auto" w:fill="FFFFFF"/>
        </w:rPr>
        <w:t xml:space="preserve">In </w:t>
      </w:r>
      <w:r w:rsidR="00AD64E0">
        <w:rPr>
          <w:color w:val="1C1C1C"/>
          <w:shd w:val="clear" w:color="auto" w:fill="FFFFFF"/>
        </w:rPr>
        <w:t xml:space="preserve">Goodridge et al (2022) </w:t>
      </w:r>
      <w:r>
        <w:t xml:space="preserve">the locomotor conditions initially simulated a linear direction of </w:t>
      </w:r>
      <w:r w:rsidR="00AD64E0">
        <w:t xml:space="preserve">travel relative to a </w:t>
      </w:r>
      <w:r>
        <w:t xml:space="preserve">visible </w:t>
      </w:r>
      <w:r w:rsidR="00AD64E0" w:rsidRPr="00487353">
        <w:rPr>
          <w:i/>
        </w:rPr>
        <w:t>straight</w:t>
      </w:r>
      <w:r w:rsidR="00AD64E0">
        <w:t xml:space="preserve"> road-line</w:t>
      </w:r>
      <w:r>
        <w:t>, that could be</w:t>
      </w:r>
      <w:r w:rsidR="00AD64E0">
        <w:t xml:space="preserve"> offset at </w:t>
      </w:r>
      <w:r>
        <w:t xml:space="preserve">one of </w:t>
      </w:r>
      <w:proofErr w:type="gramStart"/>
      <w:r>
        <w:t>a number of</w:t>
      </w:r>
      <w:proofErr w:type="gramEnd"/>
      <w:r>
        <w:t xml:space="preserve"> possible </w:t>
      </w:r>
      <w:r w:rsidR="00AD64E0">
        <w:t xml:space="preserve">orientations. However, such a set up produced a prominent egocentric visual angle </w:t>
      </w:r>
      <m:oMath>
        <m:r>
          <w:rPr>
            <w:rFonts w:ascii="Cambria Math" w:hAnsi="Cambria Math"/>
          </w:rPr>
          <m:t>α</m:t>
        </m:r>
      </m:oMath>
      <w:r w:rsidR="00AD64E0">
        <w:t xml:space="preserve"> when the line was first presented when </w:t>
      </w:r>
      <w:r>
        <w:t xml:space="preserve">positioned </w:t>
      </w:r>
      <w:r w:rsidR="00AD64E0">
        <w:t>on the road-line (during 0 m</w:t>
      </w:r>
      <w:r w:rsidR="00E00D04">
        <w:t xml:space="preserve"> starting position conditions, </w:t>
      </w:r>
      <w:r w:rsidR="00AD64E0">
        <w:t xml:space="preserve">see Figure 2A). </w:t>
      </w:r>
      <w:r w:rsidR="00CC6D6D">
        <w:t>T</w:t>
      </w:r>
      <w:r w:rsidR="00AD64E0">
        <w:t xml:space="preserve">o remove the initial egocentric </w:t>
      </w:r>
      <m:oMath>
        <m:r>
          <w:rPr>
            <w:rFonts w:ascii="Cambria Math" w:hAnsi="Cambria Math"/>
          </w:rPr>
          <m:t>α</m:t>
        </m:r>
      </m:oMath>
      <w:r w:rsidR="00AD64E0">
        <w:t xml:space="preserve"> </w:t>
      </w:r>
      <w:r>
        <w:t>signal</w:t>
      </w:r>
      <w:r w:rsidR="00AD64E0">
        <w:t xml:space="preserve">, the camera view was counter-rotated by the same number of degrees as the orientation offset (see Figure 2B). However, doing this resulted in the future path and instantaneous heading of participants </w:t>
      </w:r>
      <w:r w:rsidR="00E00D04">
        <w:t>not being</w:t>
      </w:r>
      <w:r w:rsidR="00AD64E0">
        <w:t xml:space="preserve"> aligned, despite initially travelling linearly. </w:t>
      </w:r>
    </w:p>
    <w:p w14:paraId="391EE8C0" w14:textId="2F483BBE" w:rsidR="00AD64E0" w:rsidRDefault="00CC6D6D" w:rsidP="00AD64E0">
      <w:pPr>
        <w:spacing w:line="480" w:lineRule="auto"/>
        <w:jc w:val="both"/>
        <w:rPr>
          <w:b/>
        </w:rPr>
      </w:pPr>
      <w:r w:rsidRPr="00424868">
        <w:rPr>
          <w:b/>
          <w:noProof/>
        </w:rPr>
        <w:lastRenderedPageBreak/>
        <w:drawing>
          <wp:anchor distT="0" distB="0" distL="114300" distR="114300" simplePos="0" relativeHeight="251651584" behindDoc="1" locked="0" layoutInCell="1" allowOverlap="1" wp14:anchorId="283E3C57" wp14:editId="0128A505">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4E0" w:rsidRPr="00424868">
        <w:rPr>
          <w:b/>
        </w:rPr>
        <w:t xml:space="preserve"> </w:t>
      </w:r>
    </w:p>
    <w:p w14:paraId="71D3CD49" w14:textId="74D8A84D" w:rsidR="00AD64E0" w:rsidRDefault="00AD64E0" w:rsidP="00AD64E0">
      <w:pPr>
        <w:spacing w:line="480" w:lineRule="auto"/>
        <w:jc w:val="both"/>
        <w:rPr>
          <w:b/>
        </w:rPr>
      </w:pPr>
    </w:p>
    <w:p w14:paraId="65776AEB" w14:textId="4349B47B" w:rsidR="00AD64E0" w:rsidRDefault="00AD64E0" w:rsidP="00AD64E0">
      <w:pPr>
        <w:spacing w:line="480" w:lineRule="auto"/>
        <w:jc w:val="both"/>
        <w:rPr>
          <w:b/>
        </w:rPr>
      </w:pPr>
    </w:p>
    <w:p w14:paraId="314DADE3" w14:textId="43A0231B" w:rsidR="00AD64E0" w:rsidRDefault="00AD64E0" w:rsidP="00AD64E0">
      <w:pPr>
        <w:spacing w:line="480" w:lineRule="auto"/>
        <w:jc w:val="both"/>
        <w:rPr>
          <w:b/>
        </w:rPr>
      </w:pPr>
    </w:p>
    <w:p w14:paraId="0C14A241" w14:textId="28285B6D" w:rsidR="00AD64E0" w:rsidRDefault="00AD64E0" w:rsidP="00AD64E0">
      <w:pPr>
        <w:spacing w:line="480" w:lineRule="auto"/>
        <w:jc w:val="both"/>
        <w:rPr>
          <w:b/>
        </w:rPr>
      </w:pPr>
    </w:p>
    <w:p w14:paraId="5B54D3D7" w14:textId="77777777" w:rsidR="00AD64E0" w:rsidRDefault="00AD64E0" w:rsidP="00AD64E0">
      <w:pPr>
        <w:spacing w:line="480" w:lineRule="auto"/>
        <w:jc w:val="both"/>
        <w:rPr>
          <w:b/>
        </w:rPr>
      </w:pPr>
    </w:p>
    <w:p w14:paraId="604FB725" w14:textId="79074185" w:rsidR="00AD64E0" w:rsidRDefault="00AD64E0" w:rsidP="00AD64E0">
      <w:pPr>
        <w:spacing w:line="480" w:lineRule="auto"/>
        <w:jc w:val="both"/>
        <w:rPr>
          <w:i/>
        </w:rPr>
      </w:pPr>
      <w:r>
        <w:rPr>
          <w:i/>
        </w:rPr>
        <w:t>Figure 2</w:t>
      </w:r>
      <w:r w:rsidRPr="00424868">
        <w:rPr>
          <w:i/>
        </w:rPr>
        <w:t xml:space="preserve">: Bird’s-eye view </w:t>
      </w:r>
      <w:r>
        <w:rPr>
          <w:i/>
        </w:rPr>
        <w:t xml:space="preserve">of the </w:t>
      </w:r>
      <w:r w:rsidRPr="00424868">
        <w:rPr>
          <w:i/>
        </w:rPr>
        <w:t>experimental paradigm pr</w:t>
      </w:r>
      <w:r w:rsidR="00136E2A">
        <w:rPr>
          <w:i/>
        </w:rPr>
        <w:t>esented in Goodridge et al (2022</w:t>
      </w:r>
      <w:r w:rsidRPr="00424868">
        <w:rPr>
          <w:i/>
        </w:rPr>
        <w:t xml:space="preserve">) without (A) and with (B) the camera counter-rotation. </w:t>
      </w:r>
      <w:r w:rsidRPr="00424868">
        <w:rPr>
          <w:i/>
          <w:color w:val="000000"/>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424868">
        <w:rPr>
          <w:i/>
        </w:rPr>
        <w:t xml:space="preserve">“camera view” refers to the viewport through which the driver observes the virtual environment and thus </w:t>
      </w:r>
      <w:r w:rsidRPr="00424868">
        <w:rPr>
          <w:i/>
          <w:color w:val="000000"/>
        </w:rPr>
        <w:t xml:space="preserve">generates the image shown on the visual display). To create a display simulation that provides optical information </w:t>
      </w:r>
      <w:proofErr w:type="gramStart"/>
      <w:r w:rsidRPr="00424868">
        <w:rPr>
          <w:i/>
          <w:color w:val="000000"/>
        </w:rPr>
        <w:t>similar to</w:t>
      </w:r>
      <w:proofErr w:type="gramEnd"/>
      <w:r w:rsidRPr="00424868">
        <w:rPr>
          <w:i/>
          <w:color w:val="000000"/>
        </w:rPr>
        <w:t xml:space="preserve"> that produced during real-world locomotion, the camera view would be in-line with the direction of travel (panel A).</w:t>
      </w:r>
      <w:r w:rsidRPr="00424868">
        <w:rPr>
          <w:i/>
        </w:rPr>
        <w:t xml:space="preserve"> </w:t>
      </w:r>
      <w:r w:rsidRPr="00424868">
        <w:rPr>
          <w:i/>
          <w:color w:val="000000"/>
        </w:rPr>
        <w:t xml:space="preserve">To remove the initial egocentric </w:t>
      </w:r>
      <m:oMath>
        <m:r>
          <w:rPr>
            <w:rFonts w:ascii="Cambria Math" w:hAnsi="Cambria Math"/>
          </w:rPr>
          <m:t>α</m:t>
        </m:r>
      </m:oMath>
      <w:r w:rsidRPr="00424868">
        <w:rPr>
          <w:i/>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110E1083" w14:textId="750B97CF" w:rsidR="000173B3" w:rsidRDefault="00AD64E0" w:rsidP="000173B3">
      <w:pPr>
        <w:spacing w:line="480" w:lineRule="auto"/>
        <w:jc w:val="both"/>
      </w:pPr>
      <w:r>
        <w:t>One</w:t>
      </w:r>
      <w:r w:rsidR="00AC23E1">
        <w:t xml:space="preserve"> potential</w:t>
      </w:r>
      <w:r>
        <w:t xml:space="preserve"> limitation levied against this </w:t>
      </w:r>
      <w:r w:rsidR="00AC23E1">
        <w:t xml:space="preserve">experimental </w:t>
      </w:r>
      <w:r w:rsidR="00850303">
        <w:t>set-up</w:t>
      </w:r>
      <w:r>
        <w:t xml:space="preserve"> is that </w:t>
      </w:r>
      <w:r w:rsidR="00AC23E1">
        <w:t xml:space="preserve">the </w:t>
      </w:r>
      <w:r>
        <w:t xml:space="preserve">counter-rotation may have </w:t>
      </w:r>
      <w:r w:rsidR="00AC23E1">
        <w:t xml:space="preserve">promoted </w:t>
      </w:r>
      <w:r>
        <w:t xml:space="preserve">the </w:t>
      </w:r>
      <w:r w:rsidR="00E86E61">
        <w:t>Accumulator</w:t>
      </w:r>
      <w:r w:rsidR="00AC23E1">
        <w:t>-like</w:t>
      </w:r>
      <w:r w:rsidR="005F2109">
        <w:t xml:space="preserve"> </w:t>
      </w:r>
      <w:r>
        <w:t xml:space="preserve">effects that were observed. Previous research has demonstrated that errors in heading are correlated with errors in steering </w:t>
      </w:r>
      <w:r>
        <w:fldChar w:fldCharType="begin" w:fldLock="1"/>
      </w:r>
      <w: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fldChar w:fldCharType="separate"/>
      </w:r>
      <w:r w:rsidRPr="00456293">
        <w:rPr>
          <w:noProof/>
        </w:rPr>
        <w:t>(Kelly, Beall, Loomis, Macuga, &amp; Smith, 2006)</w:t>
      </w:r>
      <w:r>
        <w:fldChar w:fldCharType="end"/>
      </w:r>
      <w:r w:rsidR="00136E2A">
        <w:t xml:space="preserve"> and that altering the heading </w:t>
      </w:r>
      <w:r w:rsidR="00D32CDC">
        <w:t xml:space="preserve">of an </w:t>
      </w:r>
      <w:r w:rsidR="00136E2A">
        <w:lastRenderedPageBreak/>
        <w:t>observe</w:t>
      </w:r>
      <w:r w:rsidR="00375821">
        <w:t>r</w:t>
      </w:r>
      <w:r w:rsidR="00136E2A">
        <w:t xml:space="preserve"> </w:t>
      </w:r>
      <w:r w:rsidR="00AC23E1">
        <w:t>(</w:t>
      </w:r>
      <w:r w:rsidR="00136E2A">
        <w:t>within a virtual environment with sparse motion parallax</w:t>
      </w:r>
      <w:r w:rsidR="00AC23E1">
        <w:t>)</w:t>
      </w:r>
      <w:r w:rsidR="00375821">
        <w:t xml:space="preserve"> can alter the strategy used </w:t>
      </w:r>
      <w:r w:rsidR="00E86E61">
        <w:t>to steer</w:t>
      </w:r>
      <w:r w:rsidR="00375821">
        <w:t xml:space="preserve"> </w:t>
      </w:r>
      <w:r w:rsidR="00E86E61">
        <w:t xml:space="preserve">towards </w:t>
      </w:r>
      <w:r w:rsidR="00375821">
        <w:t xml:space="preserve">a target </w:t>
      </w:r>
      <w:r w:rsidR="00375821">
        <w:fldChar w:fldCharType="begin" w:fldLock="1"/>
      </w:r>
      <w:r w:rsidR="00850303">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00375821">
        <w:fldChar w:fldCharType="separate"/>
      </w:r>
      <w:r w:rsidR="00850303">
        <w:rPr>
          <w:noProof/>
        </w:rPr>
        <w:t>(</w:t>
      </w:r>
      <w:r w:rsidR="0000044C" w:rsidRPr="0000044C">
        <w:rPr>
          <w:noProof/>
        </w:rPr>
        <w:t>Warren, Kay, Zosh, Duchon, &amp; Sahuc, 2001)</w:t>
      </w:r>
      <w:r w:rsidR="00375821">
        <w:fldChar w:fldCharType="end"/>
      </w:r>
      <w:r w:rsidR="00375821">
        <w:t>.</w:t>
      </w:r>
      <w:r w:rsidR="007406F8">
        <w:t xml:space="preserve"> </w:t>
      </w:r>
      <w:r w:rsidR="000173B3">
        <w:t xml:space="preserve">Hence previous literature has suggested that altering an observers perceived heading can affect the strategy </w:t>
      </w:r>
      <w:r w:rsidR="00850303">
        <w:t>observer’s use to steer, and the precision with which they are able to implement the</w:t>
      </w:r>
      <w:r w:rsidR="00AC23E1">
        <w:t>ir locomotor</w:t>
      </w:r>
      <w:r w:rsidR="00850303">
        <w:t xml:space="preserve"> strategy</w:t>
      </w:r>
      <w:r w:rsidR="000173B3">
        <w:t>. Furthermore, counter-rotating the virtual heading in the manner produced by Goodridge et al (2022) generate</w:t>
      </w:r>
      <w:r w:rsidR="00850303">
        <w:t>d</w:t>
      </w:r>
      <w:r w:rsidR="000173B3">
        <w:t xml:space="preserve"> a sensation of the vehicle drift. This is because the optical information participants receiv</w:t>
      </w:r>
      <w:r w:rsidR="00AC23E1">
        <w:t>ed</w:t>
      </w:r>
      <w:r w:rsidR="000173B3">
        <w:t xml:space="preserve"> (specified by the camera view) had an angular offset relative to the direction they were travelling. </w:t>
      </w:r>
      <w:r w:rsidR="004037E0">
        <w:t xml:space="preserve">Hence it is </w:t>
      </w:r>
      <w:r w:rsidR="00AC23E1">
        <w:t xml:space="preserve">possible </w:t>
      </w:r>
      <w:r w:rsidR="004037E0">
        <w:t xml:space="preserve">that ambiguity in the </w:t>
      </w:r>
      <w:r w:rsidR="00AC23E1">
        <w:t xml:space="preserve">perceptual </w:t>
      </w:r>
      <w:r w:rsidR="004037E0">
        <w:t>signal</w:t>
      </w:r>
      <w:r w:rsidR="00AC23E1">
        <w:t>s</w:t>
      </w:r>
      <w:r w:rsidR="004037E0">
        <w:t xml:space="preserve"> may have </w:t>
      </w:r>
      <w:r w:rsidR="00AC23E1">
        <w:t xml:space="preserve">led to </w:t>
      </w:r>
      <w:r w:rsidR="007C4237">
        <w:t xml:space="preserve">a decreased </w:t>
      </w:r>
      <w:r w:rsidR="00AC23E1">
        <w:t xml:space="preserve">reliance on </w:t>
      </w:r>
      <w:r w:rsidR="007C4237">
        <w:t xml:space="preserve">a single threshold of response, leading instead to behaviour more consistent with </w:t>
      </w:r>
      <w:r w:rsidR="00AC23E1">
        <w:t>accumulation</w:t>
      </w:r>
      <w:r w:rsidR="007C4237">
        <w:t>.</w:t>
      </w:r>
      <w:r w:rsidR="00AC23E1">
        <w:t xml:space="preserve"> </w:t>
      </w:r>
      <w:r w:rsidR="000173B3">
        <w:t xml:space="preserve">Goodridge et al (2022) discussed the </w:t>
      </w:r>
      <w:r w:rsidR="007C4237">
        <w:t xml:space="preserve">possibility </w:t>
      </w:r>
      <w:r w:rsidR="000173B3">
        <w:t>that Accumulator and Threshold frameworks may be two differing</w:t>
      </w:r>
      <w:r w:rsidR="005F2109">
        <w:t xml:space="preserve"> strategies that humans can use</w:t>
      </w:r>
      <w:r w:rsidR="000173B3">
        <w:t xml:space="preserve"> within the sensorimotor system </w:t>
      </w:r>
      <w:proofErr w:type="gramStart"/>
      <w:r w:rsidR="000173B3">
        <w:t>in order to</w:t>
      </w:r>
      <w:proofErr w:type="gramEnd"/>
      <w:r w:rsidR="000173B3">
        <w:t xml:space="preserve"> produce actions</w:t>
      </w:r>
      <w:r w:rsidR="002921A0">
        <w:t xml:space="preserve"> depending upon the situation</w:t>
      </w:r>
      <w:r w:rsidR="000173B3">
        <w:t xml:space="preserve">. </w:t>
      </w:r>
      <w:proofErr w:type="gramStart"/>
      <w:r w:rsidR="007C4237">
        <w:t>So</w:t>
      </w:r>
      <w:proofErr w:type="gramEnd"/>
      <w:r w:rsidR="007C4237">
        <w:t xml:space="preserve"> it may simply have been </w:t>
      </w:r>
      <w:r w:rsidR="000173B3">
        <w:t>that the set</w:t>
      </w:r>
      <w:r w:rsidR="007C4237">
        <w:t>-</w:t>
      </w:r>
      <w:r w:rsidR="000173B3">
        <w:t>up used by Goodridge et al (2022) facilitated an accumulat</w:t>
      </w:r>
      <w:r w:rsidR="002C1196">
        <w:t xml:space="preserve">ion strategy, rather than accumulation being the </w:t>
      </w:r>
      <w:r w:rsidR="007C4237">
        <w:t xml:space="preserve">predominant method </w:t>
      </w:r>
      <w:r w:rsidR="002C1196">
        <w:t>used by drivers</w:t>
      </w:r>
      <w:r w:rsidR="00191C67">
        <w:t xml:space="preserve"> independent of the steering context</w:t>
      </w:r>
      <w:r w:rsidR="000173B3">
        <w:t xml:space="preserve">. </w:t>
      </w:r>
    </w:p>
    <w:p w14:paraId="77AC2C73" w14:textId="26C26FCE" w:rsidR="00802F63" w:rsidRDefault="007C4237" w:rsidP="00802F63">
      <w:pPr>
        <w:spacing w:line="480" w:lineRule="auto"/>
        <w:jc w:val="both"/>
      </w:pPr>
      <w:r>
        <w:t xml:space="preserve">The present experiment </w:t>
      </w:r>
      <w:r w:rsidR="009B2F54">
        <w:t>investigate</w:t>
      </w:r>
      <w:r>
        <w:t>s</w:t>
      </w:r>
      <w:r w:rsidR="009B2F54">
        <w:t xml:space="preserve"> whether </w:t>
      </w:r>
      <w:r>
        <w:t xml:space="preserve">the </w:t>
      </w:r>
      <w:r w:rsidR="009B2F54">
        <w:t xml:space="preserve">Accumulator </w:t>
      </w:r>
      <w:r>
        <w:t xml:space="preserve">framework generalises and still captures </w:t>
      </w:r>
      <w:r w:rsidR="009B2F54">
        <w:t xml:space="preserve">steering behaviours </w:t>
      </w:r>
      <w:r>
        <w:t xml:space="preserve">in more realistic settings: namely when steering toward a curving road-line when </w:t>
      </w:r>
      <w:r w:rsidR="009B2F54">
        <w:t>future path and instantaneous heading coincide</w:t>
      </w:r>
      <w:r>
        <w:t xml:space="preserve"> (</w:t>
      </w:r>
      <w:r w:rsidR="009B2F54">
        <w:t>with no camera counter-rotation</w:t>
      </w:r>
      <w:r>
        <w:t xml:space="preserve"> employed)</w:t>
      </w:r>
      <w:r w:rsidR="009B2F54">
        <w:t xml:space="preserve">. </w:t>
      </w:r>
      <w:r w:rsidR="00802F63">
        <w:t xml:space="preserve">The paradigm presented in Goodridge et al (2022) was adapted and extended. Rather than manipulating driver orientation relative to a straight road-line, a series of different </w:t>
      </w:r>
      <w:r w:rsidR="00802F63" w:rsidRPr="008E0876">
        <w:t>curved</w:t>
      </w:r>
      <w:r w:rsidR="00802F63" w:rsidRPr="00F209B5">
        <w:rPr>
          <w:i/>
        </w:rPr>
        <w:t xml:space="preserve"> </w:t>
      </w:r>
      <w:r w:rsidR="00A1040C">
        <w:t xml:space="preserve">road-lines were </w:t>
      </w:r>
      <w:r w:rsidR="00802F63">
        <w:t>presented to participants. As the driver moves linearly through the world, tangential to the curved road-line, a perceived control error (</w:t>
      </w:r>
      <m:oMath>
        <m:r>
          <w:rPr>
            <w:rFonts w:ascii="Cambria Math" w:hAnsi="Cambria Math"/>
            <w:color w:val="000000"/>
            <w:szCs w:val="24"/>
          </w:rPr>
          <m:t>E</m:t>
        </m:r>
      </m:oMath>
      <w:r w:rsidR="00802F63">
        <w:rPr>
          <w:color w:val="000000"/>
          <w:szCs w:val="24"/>
        </w:rPr>
        <w:t xml:space="preserve">) (for example, the lateral distance between the driver and the road-line) </w:t>
      </w:r>
      <w:r w:rsidR="00802F63">
        <w:t xml:space="preserve">develops. By increasing the curvature of the road-line, </w:t>
      </w:r>
      <m:oMath>
        <m:r>
          <w:rPr>
            <w:rFonts w:ascii="Cambria Math" w:hAnsi="Cambria Math"/>
            <w:color w:val="000000"/>
            <w:szCs w:val="24"/>
          </w:rPr>
          <m:t>E</m:t>
        </m:r>
      </m:oMath>
      <w:r w:rsidR="00802F63">
        <w:t xml:space="preserve"> </w:t>
      </w:r>
      <w:r w:rsidR="00802F63">
        <w:lastRenderedPageBreak/>
        <w:t>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Such a setup is visualised in Figure 2.</w:t>
      </w:r>
    </w:p>
    <w:p w14:paraId="19E92B8C" w14:textId="2F848099" w:rsidR="00802F63" w:rsidRDefault="003E392F" w:rsidP="00802F63">
      <w:pPr>
        <w:spacing w:line="480" w:lineRule="auto"/>
        <w:jc w:val="both"/>
      </w:pPr>
      <w:r w:rsidRPr="00A07088">
        <w:rPr>
          <w:b/>
          <w:i/>
          <w:noProof/>
        </w:rPr>
        <w:drawing>
          <wp:anchor distT="0" distB="0" distL="114300" distR="114300" simplePos="0" relativeHeight="251660800" behindDoc="1" locked="0" layoutInCell="1" allowOverlap="1" wp14:anchorId="4CB12FC8" wp14:editId="299F4691">
            <wp:simplePos x="0" y="0"/>
            <wp:positionH relativeFrom="margin">
              <wp:align>center</wp:align>
            </wp:positionH>
            <wp:positionV relativeFrom="paragraph">
              <wp:posOffset>254000</wp:posOffset>
            </wp:positionV>
            <wp:extent cx="3604260" cy="2519680"/>
            <wp:effectExtent l="0" t="0" r="0" b="0"/>
            <wp:wrapTight wrapText="bothSides">
              <wp:wrapPolygon edited="0">
                <wp:start x="0" y="0"/>
                <wp:lineTo x="0" y="21393"/>
                <wp:lineTo x="21463" y="21393"/>
                <wp:lineTo x="21463" y="0"/>
                <wp:lineTo x="0" y="0"/>
              </wp:wrapPolygon>
            </wp:wrapTight>
            <wp:docPr id="2" name="Picture 2" descr="C:\Users\pscmgo\OneDrive for Business\PhD\Project\Experiment_Code\experiment_curves\Data cleaning and modelling\Manuscript_Plots\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2.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C094F" w14:textId="3A537A38" w:rsidR="00802F63" w:rsidRDefault="00802F63" w:rsidP="00802F63">
      <w:pPr>
        <w:spacing w:line="480" w:lineRule="auto"/>
        <w:jc w:val="both"/>
      </w:pPr>
    </w:p>
    <w:p w14:paraId="6FE4FA7B" w14:textId="4AA7CE85" w:rsidR="00802F63" w:rsidRDefault="00802F63" w:rsidP="00802F63">
      <w:pPr>
        <w:spacing w:line="480" w:lineRule="auto"/>
        <w:jc w:val="both"/>
      </w:pPr>
    </w:p>
    <w:p w14:paraId="2DC5C467" w14:textId="77777777" w:rsidR="00802F63" w:rsidRDefault="00802F63" w:rsidP="000173B3">
      <w:pPr>
        <w:spacing w:line="480" w:lineRule="auto"/>
        <w:jc w:val="both"/>
      </w:pPr>
    </w:p>
    <w:p w14:paraId="18EC7789" w14:textId="77777777" w:rsidR="00802F63" w:rsidRDefault="00802F63" w:rsidP="000173B3">
      <w:pPr>
        <w:spacing w:line="480" w:lineRule="auto"/>
        <w:jc w:val="both"/>
      </w:pPr>
    </w:p>
    <w:p w14:paraId="3901F882" w14:textId="34D3B4BB" w:rsidR="00802F63" w:rsidRDefault="00802F63" w:rsidP="000173B3">
      <w:pPr>
        <w:spacing w:line="480" w:lineRule="auto"/>
        <w:jc w:val="both"/>
      </w:pPr>
    </w:p>
    <w:p w14:paraId="028D65FC" w14:textId="4D5B9629" w:rsidR="00802F63" w:rsidRDefault="00802F63" w:rsidP="000173B3">
      <w:pPr>
        <w:spacing w:line="480" w:lineRule="auto"/>
        <w:jc w:val="both"/>
      </w:pPr>
    </w:p>
    <w:p w14:paraId="50D2915C" w14:textId="03E7FF8F" w:rsidR="00802F63" w:rsidRPr="00802F63" w:rsidRDefault="0074199C" w:rsidP="00802F63">
      <w:pPr>
        <w:spacing w:line="480" w:lineRule="auto"/>
        <w:jc w:val="both"/>
        <w:rPr>
          <w:i/>
        </w:rPr>
      </w:pPr>
      <w:r>
        <w:rPr>
          <w:i/>
        </w:rPr>
        <w:t>Figure 3</w:t>
      </w:r>
      <w:r w:rsidR="00802F63">
        <w:rPr>
          <w:i/>
        </w:rPr>
        <w:t xml:space="preserve">: Bird’s-eye view of the experimental set up. </w:t>
      </w:r>
      <w:r w:rsidR="00802F63" w:rsidRPr="007A2261">
        <w:rPr>
          <w:i/>
        </w:rPr>
        <w:t xml:space="preserve">Dashed vertical line represents the trajectory of the driver whereas solid curved lines represent road-lines that </w:t>
      </w:r>
      <w:r w:rsidR="00802F63">
        <w:rPr>
          <w:i/>
        </w:rPr>
        <w:t xml:space="preserve">were visible </w:t>
      </w:r>
      <w:r w:rsidR="00802F63" w:rsidRPr="007A2261">
        <w:rPr>
          <w:i/>
        </w:rPr>
        <w:t xml:space="preserve">to participants. Drivers travel </w:t>
      </w:r>
      <w:r w:rsidR="00802F63">
        <w:rPr>
          <w:i/>
        </w:rPr>
        <w:t xml:space="preserve">initially </w:t>
      </w:r>
      <w:r w:rsidR="00802F63" w:rsidRPr="007A2261">
        <w:rPr>
          <w:i/>
        </w:rPr>
        <w:t xml:space="preserve">tangential to the curved road-lines. The curvature of the road-line (measured via radius) is </w:t>
      </w:r>
      <w:r w:rsidR="00802F63">
        <w:rPr>
          <w:i/>
        </w:rPr>
        <w:t xml:space="preserve">broadly </w:t>
      </w:r>
      <w:r w:rsidR="00802F63" w:rsidRPr="007A2261">
        <w:rPr>
          <w:i/>
        </w:rPr>
        <w:t>equivalent to angle of orientation in the experiments presented in</w:t>
      </w:r>
      <w:r w:rsidR="00802F63">
        <w:rPr>
          <w:i/>
        </w:rPr>
        <w:t xml:space="preserve"> Goodridge et al (2022). </w:t>
      </w:r>
      <w:r w:rsidR="00802F63" w:rsidRPr="007A2261">
        <w:rPr>
          <w:i/>
        </w:rPr>
        <w:t xml:space="preserve">A smaller radius results in higher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802F63" w:rsidRPr="007A2261">
        <w:rPr>
          <w:i/>
        </w:rPr>
        <w:t xml:space="preserve"> because the distance between the travelling driver and the road-line is increasing at a faster rate. </w:t>
      </w:r>
      <w:r w:rsidR="00802F63">
        <w:rPr>
          <w:i/>
        </w:rPr>
        <w:t>NOTE: Despite appearances, r</w:t>
      </w:r>
      <w:r w:rsidR="00802F63" w:rsidRPr="007A2261">
        <w:rPr>
          <w:i/>
        </w:rPr>
        <w:t>oad-lines were of constant curvature</w:t>
      </w:r>
      <w:r w:rsidR="00802F63">
        <w:rPr>
          <w:i/>
        </w:rPr>
        <w:t>.</w:t>
      </w:r>
    </w:p>
    <w:p w14:paraId="60B6A8F3" w14:textId="330C68F9" w:rsidR="00E11A76" w:rsidRPr="000173B3" w:rsidRDefault="004D712C" w:rsidP="000173B3">
      <w:pPr>
        <w:spacing w:line="480" w:lineRule="auto"/>
        <w:jc w:val="both"/>
      </w:pPr>
      <w:r>
        <w:rPr>
          <w:rFonts w:eastAsiaTheme="minorEastAsia"/>
          <w:color w:val="000000"/>
        </w:rPr>
        <w:t>C</w:t>
      </w:r>
      <w:r w:rsidR="00D73B5E" w:rsidRPr="008C23C5">
        <w:rPr>
          <w:rFonts w:eastAsiaTheme="minorEastAsia"/>
          <w:color w:val="000000"/>
        </w:rPr>
        <w:t xml:space="preserve">urved </w:t>
      </w:r>
      <w:r w:rsidR="00D73B5E">
        <w:rPr>
          <w:rFonts w:eastAsiaTheme="minorEastAsia"/>
          <w:color w:val="000000"/>
        </w:rPr>
        <w:t xml:space="preserve">paths/trajectories </w:t>
      </w:r>
      <w:r>
        <w:rPr>
          <w:rFonts w:eastAsiaTheme="minorEastAsia"/>
          <w:color w:val="000000"/>
        </w:rPr>
        <w:t xml:space="preserve">change the information available to the observer with the </w:t>
      </w:r>
      <w:r w:rsidR="00D73B5E">
        <w:rPr>
          <w:rFonts w:eastAsiaTheme="minorEastAsia"/>
          <w:color w:val="000000"/>
        </w:rPr>
        <w:t xml:space="preserve">rate of change in </w:t>
      </w:r>
      <m:oMath>
        <m:r>
          <w:rPr>
            <w:rFonts w:ascii="Cambria Math" w:hAnsi="Cambria Math"/>
          </w:rPr>
          <m:t>α</m:t>
        </m:r>
      </m:oMath>
      <w:r w:rsidR="00D73B5E">
        <w:rPr>
          <w:rFonts w:eastAsiaTheme="minorEastAsia"/>
          <w:color w:val="000000"/>
        </w:rPr>
        <w:t xml:space="preserve"> (</w:t>
      </w:r>
      <m:oMath>
        <m:acc>
          <m:accPr>
            <m:chr m:val="̇"/>
            <m:ctrlPr>
              <w:rPr>
                <w:rFonts w:ascii="Cambria Math" w:hAnsi="Cambria Math"/>
                <w:i/>
                <w:color w:val="000000"/>
              </w:rPr>
            </m:ctrlPr>
          </m:accPr>
          <m:e>
            <m:r>
              <w:rPr>
                <w:rFonts w:ascii="Cambria Math" w:hAnsi="Cambria Math"/>
              </w:rPr>
              <m:t>α</m:t>
            </m:r>
          </m:e>
        </m:acc>
      </m:oMath>
      <w:r w:rsidR="00D73B5E">
        <w:rPr>
          <w:rFonts w:eastAsiaTheme="minorEastAsia"/>
          <w:color w:val="000000"/>
        </w:rPr>
        <w:t xml:space="preserve">) </w:t>
      </w:r>
      <w:r>
        <w:rPr>
          <w:rFonts w:eastAsiaTheme="minorEastAsia"/>
          <w:color w:val="000000"/>
        </w:rPr>
        <w:t xml:space="preserve">varying </w:t>
      </w:r>
      <w:r w:rsidR="00D73B5E">
        <w:rPr>
          <w:rFonts w:eastAsiaTheme="minorEastAsia"/>
          <w:color w:val="000000"/>
        </w:rPr>
        <w:t>over time due to the curvature of the road-line.</w:t>
      </w:r>
      <w:r w:rsidR="00CF6881">
        <w:rPr>
          <w:rFonts w:eastAsiaTheme="minorEastAsia"/>
          <w:color w:val="000000"/>
        </w:rPr>
        <w:t xml:space="preserve"> </w:t>
      </w:r>
      <w:r w:rsidR="00D73B5E">
        <w:rPr>
          <w:rFonts w:eastAsiaTheme="minorEastAsia"/>
        </w:rPr>
        <w:t xml:space="preserve">If an </w:t>
      </w:r>
      <w:r w:rsidR="00D73B5E">
        <w:rPr>
          <w:rFonts w:eastAsiaTheme="minorEastAsia"/>
        </w:rPr>
        <w:lastRenderedPageBreak/>
        <w:t>observer is travelling tangential to the road-line</w:t>
      </w:r>
      <w:r w:rsidR="00802F63">
        <w:rPr>
          <w:rFonts w:eastAsiaTheme="minorEastAsia"/>
        </w:rPr>
        <w:t xml:space="preserve"> </w:t>
      </w:r>
      <w:r w:rsidR="0074199C">
        <w:t>(as shown in Figure 3</w:t>
      </w:r>
      <w:r w:rsidR="00802F63">
        <w:t>, via the vertical dashed road-line)</w:t>
      </w:r>
      <w:r w:rsidR="00D73B5E">
        <w:rPr>
          <w:rFonts w:eastAsiaTheme="minorEastAsia"/>
        </w:rPr>
        <w:t xml:space="preserve"> and fixates a point on the</w:t>
      </w:r>
      <w:r w:rsidR="000F226E">
        <w:rPr>
          <w:rFonts w:eastAsiaTheme="minorEastAsia"/>
        </w:rPr>
        <w:t xml:space="preserve"> </w:t>
      </w:r>
      <w:r w:rsidR="00D73B5E">
        <w:rPr>
          <w:rFonts w:eastAsiaTheme="minorEastAsia"/>
        </w:rPr>
        <w:t xml:space="preserve">line that they wish to pass through, visual angle </w:t>
      </w:r>
      <m:oMath>
        <m:r>
          <w:rPr>
            <w:rFonts w:ascii="Cambria Math" w:hAnsi="Cambria Math"/>
          </w:rPr>
          <m:t>α</m:t>
        </m:r>
      </m:oMath>
      <w:r w:rsidR="00D73B5E">
        <w:rPr>
          <w:rFonts w:eastAsiaTheme="minorEastAsia"/>
        </w:rPr>
        <w:t xml:space="preserve"> to that point will increase at an accelerating rate over time (and the acceleration will increase when </w:t>
      </w:r>
      <w:r w:rsidR="00CF6881">
        <w:rPr>
          <w:rFonts w:eastAsiaTheme="minorEastAsia"/>
        </w:rPr>
        <w:t>bend curvature is greater</w:t>
      </w:r>
      <w:r w:rsidR="00D73B5E">
        <w:rPr>
          <w:rFonts w:eastAsiaTheme="minorEastAsia"/>
        </w:rPr>
        <w:t xml:space="preserve">). Whilst it is conceivable </w:t>
      </w:r>
      <w:r w:rsidR="009E165C">
        <w:rPr>
          <w:rFonts w:eastAsiaTheme="minorEastAsia"/>
        </w:rPr>
        <w:t xml:space="preserve">that people could use </w:t>
      </w:r>
      <m:oMath>
        <m:acc>
          <m:accPr>
            <m:chr m:val="̇"/>
            <m:ctrlPr>
              <w:rPr>
                <w:rFonts w:ascii="Cambria Math" w:hAnsi="Cambria Math"/>
                <w:i/>
                <w:color w:val="000000"/>
              </w:rPr>
            </m:ctrlPr>
          </m:accPr>
          <m:e>
            <m:r>
              <w:rPr>
                <w:rFonts w:ascii="Cambria Math" w:hAnsi="Cambria Math"/>
              </w:rPr>
              <m:t>α</m:t>
            </m:r>
          </m:e>
        </m:acc>
      </m:oMath>
      <w:r w:rsidR="00453EF8">
        <w:rPr>
          <w:rFonts w:eastAsiaTheme="minorEastAsia"/>
          <w:color w:val="000000"/>
        </w:rPr>
        <w:t xml:space="preserve"> within a Threshold or Accumulator framework</w:t>
      </w:r>
      <w:r w:rsidR="009E165C">
        <w:rPr>
          <w:rFonts w:eastAsiaTheme="minorEastAsia"/>
          <w:color w:val="000000"/>
        </w:rPr>
        <w:t xml:space="preserve">, the most salient signal within such a simplified paradigm will still be the driver’s visual direction towards the road-line. </w:t>
      </w:r>
      <w:r w:rsidR="0056769D">
        <w:rPr>
          <w:rFonts w:eastAsiaTheme="minorEastAsia"/>
          <w:color w:val="000000"/>
        </w:rPr>
        <w:t xml:space="preserve">Furthermore, previous research </w:t>
      </w:r>
      <w:r w:rsidR="00453EF8">
        <w:rPr>
          <w:rFonts w:eastAsiaTheme="minorEastAsia"/>
          <w:color w:val="000000"/>
        </w:rPr>
        <w:t xml:space="preserve">has highlighted that </w:t>
      </w:r>
      <m:oMath>
        <m:r>
          <w:rPr>
            <w:rFonts w:ascii="Cambria Math" w:hAnsi="Cambria Math"/>
            <w:szCs w:val="24"/>
          </w:rPr>
          <m:t>α</m:t>
        </m:r>
      </m:oMath>
      <w:r w:rsidR="0056769D">
        <w:rPr>
          <w:rFonts w:eastAsiaTheme="minorEastAsia"/>
          <w:szCs w:val="24"/>
        </w:rPr>
        <w:t xml:space="preserve"> specifies the extent and direction of steering that is required whilst </w:t>
      </w:r>
      <m:oMath>
        <m:acc>
          <m:accPr>
            <m:chr m:val="̇"/>
            <m:ctrlPr>
              <w:rPr>
                <w:rFonts w:ascii="Cambria Math" w:hAnsi="Cambria Math"/>
                <w:i/>
                <w:color w:val="000000"/>
                <w:szCs w:val="24"/>
              </w:rPr>
            </m:ctrlPr>
          </m:accPr>
          <m:e>
            <m:r>
              <w:rPr>
                <w:rFonts w:ascii="Cambria Math" w:hAnsi="Cambria Math"/>
                <w:szCs w:val="24"/>
              </w:rPr>
              <m:t>α</m:t>
            </m:r>
          </m:e>
        </m:acc>
      </m:oMath>
      <w:r w:rsidR="0056769D">
        <w:rPr>
          <w:rFonts w:eastAsiaTheme="minorEastAsia"/>
          <w:szCs w:val="24"/>
        </w:rPr>
        <w:t xml:space="preserve"> indicates whether the driver’s current trajectory will pass through the fixation point </w:t>
      </w:r>
      <w:r w:rsidR="0056769D">
        <w:rPr>
          <w:rFonts w:eastAsiaTheme="minorEastAsia"/>
          <w:szCs w:val="24"/>
        </w:rPr>
        <w:fldChar w:fldCharType="begin" w:fldLock="1"/>
      </w:r>
      <w:r w:rsidR="0000044C">
        <w:rPr>
          <w:rFonts w:eastAsiaTheme="minorEastAsia"/>
          <w:szCs w:val="24"/>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0056769D">
        <w:rPr>
          <w:rFonts w:eastAsiaTheme="minorEastAsia"/>
          <w:szCs w:val="24"/>
        </w:rPr>
        <w:fldChar w:fldCharType="separate"/>
      </w:r>
      <w:r w:rsidR="0056769D" w:rsidRPr="000A5057">
        <w:rPr>
          <w:rFonts w:eastAsiaTheme="minorEastAsia"/>
          <w:noProof/>
          <w:szCs w:val="24"/>
        </w:rPr>
        <w:t>(R</w:t>
      </w:r>
      <w:r w:rsidR="0056769D">
        <w:rPr>
          <w:rFonts w:eastAsiaTheme="minorEastAsia"/>
          <w:noProof/>
          <w:szCs w:val="24"/>
        </w:rPr>
        <w:t xml:space="preserve">obertshaw &amp; Wilkie, 2008; Wann &amp; Land, 2000; </w:t>
      </w:r>
      <w:r w:rsidR="0056769D" w:rsidRPr="000A5057">
        <w:rPr>
          <w:rFonts w:eastAsiaTheme="minorEastAsia"/>
          <w:noProof/>
          <w:szCs w:val="24"/>
        </w:rPr>
        <w:t>Wilkie et al., 2008)</w:t>
      </w:r>
      <w:r w:rsidR="0056769D">
        <w:rPr>
          <w:rFonts w:eastAsiaTheme="minorEastAsia"/>
          <w:szCs w:val="24"/>
        </w:rPr>
        <w:fldChar w:fldCharType="end"/>
      </w:r>
      <w:r w:rsidR="0056769D">
        <w:rPr>
          <w:rFonts w:eastAsiaTheme="minorEastAsia"/>
          <w:szCs w:val="24"/>
        </w:rPr>
        <w:t>. Hence</w:t>
      </w:r>
      <w:r w:rsidR="000F226E">
        <w:rPr>
          <w:rFonts w:eastAsiaTheme="minorEastAsia"/>
          <w:szCs w:val="24"/>
        </w:rPr>
        <w:t xml:space="preserve"> because of the evidence suggesting that visual direction is a prominent perceptual signal</w:t>
      </w:r>
      <w:r>
        <w:rPr>
          <w:rFonts w:eastAsiaTheme="minorEastAsia"/>
          <w:szCs w:val="24"/>
        </w:rPr>
        <w:t xml:space="preserve"> for steering</w:t>
      </w:r>
      <w:r w:rsidR="000F226E">
        <w:rPr>
          <w:rFonts w:eastAsiaTheme="minorEastAsia"/>
          <w:szCs w:val="24"/>
        </w:rPr>
        <w:t xml:space="preserve">, </w:t>
      </w:r>
      <w:r w:rsidR="000F226E">
        <w:rPr>
          <w:rFonts w:eastAsiaTheme="minorEastAsia"/>
          <w:szCs w:val="24"/>
        </w:rPr>
        <w:fldChar w:fldCharType="begin" w:fldLock="1"/>
      </w:r>
      <w:r w:rsidR="0000044C">
        <w:rPr>
          <w:rFonts w:eastAsiaTheme="minorEastAsia"/>
          <w:szCs w:val="24"/>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0F226E">
        <w:rPr>
          <w:rFonts w:eastAsiaTheme="minorEastAsia"/>
          <w:szCs w:val="24"/>
        </w:rPr>
        <w:fldChar w:fldCharType="separate"/>
      </w:r>
      <w:r w:rsidR="000F226E" w:rsidRPr="006C4178">
        <w:rPr>
          <w:rFonts w:eastAsiaTheme="minorEastAsia"/>
          <w:noProof/>
          <w:szCs w:val="24"/>
        </w:rPr>
        <w:t xml:space="preserve">(Fajen &amp; Warren, 2003; Goodridge et </w:t>
      </w:r>
      <w:r w:rsidR="000F226E">
        <w:rPr>
          <w:rFonts w:eastAsiaTheme="minorEastAsia"/>
          <w:noProof/>
          <w:szCs w:val="24"/>
        </w:rPr>
        <w:t>al., 2022</w:t>
      </w:r>
      <w:r w:rsidR="000F226E" w:rsidRPr="006C4178">
        <w:rPr>
          <w:rFonts w:eastAsiaTheme="minorEastAsia"/>
          <w:noProof/>
          <w:szCs w:val="24"/>
        </w:rPr>
        <w:t>; R</w:t>
      </w:r>
      <w:r w:rsidR="000F226E">
        <w:rPr>
          <w:rFonts w:eastAsiaTheme="minorEastAsia"/>
          <w:noProof/>
          <w:szCs w:val="24"/>
        </w:rPr>
        <w:t xml:space="preserve">obertshaw &amp; Wilkie, 2008; Wann &amp; Land, 2000; </w:t>
      </w:r>
      <w:r w:rsidR="000F226E" w:rsidRPr="006C4178">
        <w:rPr>
          <w:rFonts w:eastAsiaTheme="minorEastAsia"/>
          <w:noProof/>
          <w:szCs w:val="24"/>
        </w:rPr>
        <w:t>Wil</w:t>
      </w:r>
      <w:r w:rsidR="000F226E">
        <w:rPr>
          <w:rFonts w:eastAsiaTheme="minorEastAsia"/>
          <w:noProof/>
          <w:szCs w:val="24"/>
        </w:rPr>
        <w:t xml:space="preserve">kie et al., 2008; </w:t>
      </w:r>
      <w:r w:rsidR="000F226E" w:rsidRPr="006C4178">
        <w:rPr>
          <w:rFonts w:eastAsiaTheme="minorEastAsia"/>
          <w:noProof/>
          <w:szCs w:val="24"/>
        </w:rPr>
        <w:t>Wilkie &amp; Wann, 2003)</w:t>
      </w:r>
      <w:r w:rsidR="000F226E">
        <w:rPr>
          <w:rFonts w:eastAsiaTheme="minorEastAsia"/>
          <w:szCs w:val="24"/>
        </w:rPr>
        <w:fldChar w:fldCharType="end"/>
      </w:r>
      <w:r w:rsidR="000F226E">
        <w:rPr>
          <w:rFonts w:eastAsiaTheme="minorEastAsia"/>
          <w:szCs w:val="24"/>
        </w:rPr>
        <w:t xml:space="preserve"> </w:t>
      </w:r>
      <w:r w:rsidR="0056769D">
        <w:rPr>
          <w:rFonts w:eastAsiaTheme="minorEastAsia"/>
          <w:szCs w:val="24"/>
        </w:rPr>
        <w:t xml:space="preserve">for the simulations that generate the hypotheses </w:t>
      </w:r>
      <w:r>
        <w:rPr>
          <w:rFonts w:eastAsiaTheme="minorEastAsia"/>
          <w:szCs w:val="24"/>
        </w:rPr>
        <w:t xml:space="preserve">presented in </w:t>
      </w:r>
      <w:r w:rsidR="00453EF8">
        <w:rPr>
          <w:rFonts w:eastAsiaTheme="minorEastAsia"/>
          <w:szCs w:val="24"/>
        </w:rPr>
        <w:t>the current</w:t>
      </w:r>
      <w:r w:rsidR="0056769D">
        <w:rPr>
          <w:rFonts w:eastAsiaTheme="minorEastAsia"/>
          <w:szCs w:val="24"/>
        </w:rPr>
        <w:t xml:space="preserve"> experiment,</w:t>
      </w:r>
      <w:r w:rsidR="006D619D">
        <w:rPr>
          <w:rFonts w:eastAsiaTheme="minorEastAsia"/>
          <w:szCs w:val="24"/>
        </w:rPr>
        <w:t xml:space="preserve"> the perceptual input used will be</w:t>
      </w:r>
      <w:r>
        <w:rPr>
          <w:rFonts w:eastAsiaTheme="minorEastAsia"/>
          <w:szCs w:val="24"/>
        </w:rPr>
        <w:t xml:space="preserve"> the angle (</w:t>
      </w:r>
      <m:oMath>
        <m:r>
          <w:rPr>
            <w:rFonts w:ascii="Cambria Math" w:hAnsi="Cambria Math"/>
          </w:rPr>
          <m:t>α</m:t>
        </m:r>
      </m:oMath>
      <w:r>
        <w:rPr>
          <w:rFonts w:eastAsiaTheme="minorEastAsia"/>
        </w:rPr>
        <w:t>)</w:t>
      </w:r>
      <w:r w:rsidR="006D619D">
        <w:rPr>
          <w:rFonts w:eastAsiaTheme="minorEastAsia"/>
          <w:szCs w:val="24"/>
        </w:rPr>
        <w:t xml:space="preserve"> between the observer’s current trajectory</w:t>
      </w:r>
      <w:r w:rsidR="000F226E">
        <w:rPr>
          <w:rFonts w:eastAsiaTheme="minorEastAsia"/>
          <w:szCs w:val="24"/>
        </w:rPr>
        <w:t xml:space="preserve"> and a point</w:t>
      </w:r>
      <w:r w:rsidR="006D619D">
        <w:rPr>
          <w:rFonts w:eastAsiaTheme="minorEastAsia"/>
          <w:szCs w:val="24"/>
        </w:rPr>
        <w:t xml:space="preserve"> 10 metres ahead on the road-line</w:t>
      </w:r>
      <w:r w:rsidR="008B03B9">
        <w:rPr>
          <w:rStyle w:val="FootnoteReference"/>
          <w:rFonts w:eastAsiaTheme="minorEastAsia"/>
          <w:szCs w:val="24"/>
        </w:rPr>
        <w:footnoteReference w:id="1"/>
      </w:r>
      <w:r w:rsidR="006D619D">
        <w:rPr>
          <w:rFonts w:eastAsiaTheme="minorEastAsia"/>
          <w:szCs w:val="24"/>
        </w:rPr>
        <w:t xml:space="preserve">. </w:t>
      </w:r>
      <w:r>
        <w:rPr>
          <w:rFonts w:eastAsiaTheme="minorEastAsia"/>
          <w:szCs w:val="24"/>
        </w:rPr>
        <w:t xml:space="preserve">As per Goodridge et al. (2022) </w:t>
      </w:r>
      <w:r>
        <w:rPr>
          <w:szCs w:val="24"/>
        </w:rPr>
        <w:t>t</w:t>
      </w:r>
      <w:r w:rsidR="00E11A76">
        <w:rPr>
          <w:szCs w:val="24"/>
        </w:rPr>
        <w:t xml:space="preserve">hree steering metrics were </w:t>
      </w:r>
      <w:r>
        <w:rPr>
          <w:szCs w:val="24"/>
        </w:rPr>
        <w:t>taken</w:t>
      </w:r>
      <w:r w:rsidR="00EB0142">
        <w:rPr>
          <w:szCs w:val="24"/>
        </w:rPr>
        <w:t xml:space="preserve">: the timing of </w:t>
      </w:r>
      <w:r>
        <w:rPr>
          <w:szCs w:val="24"/>
        </w:rPr>
        <w:t xml:space="preserve">the first </w:t>
      </w:r>
      <w:r w:rsidR="00E11A76">
        <w:rPr>
          <w:szCs w:val="24"/>
        </w:rPr>
        <w:t>steering response, the lateral distance from the road-l</w:t>
      </w:r>
      <w:r w:rsidR="00EB0142">
        <w:rPr>
          <w:szCs w:val="24"/>
        </w:rPr>
        <w:t xml:space="preserve">ine at </w:t>
      </w:r>
      <w:r w:rsidR="00E11A76">
        <w:rPr>
          <w:szCs w:val="24"/>
        </w:rPr>
        <w:t xml:space="preserve">response, and the magnitude of the steering response. The aim was to use these metrics </w:t>
      </w:r>
      <w:r w:rsidR="00EB0142">
        <w:rPr>
          <w:szCs w:val="24"/>
        </w:rPr>
        <w:t>to determine whether human responses</w:t>
      </w:r>
      <w:r w:rsidR="00E11A76">
        <w:rPr>
          <w:szCs w:val="24"/>
        </w:rPr>
        <w:t xml:space="preserve"> aligned with Accumulator or Threshold framework predictions. Specific hypotheses linked to each metric </w:t>
      </w:r>
      <w:r w:rsidR="00EB0142">
        <w:rPr>
          <w:szCs w:val="24"/>
        </w:rPr>
        <w:t xml:space="preserve">are </w:t>
      </w:r>
      <w:r w:rsidR="00E11A76">
        <w:rPr>
          <w:szCs w:val="24"/>
        </w:rPr>
        <w:t xml:space="preserve">discussed within the hypotheses section. </w:t>
      </w:r>
    </w:p>
    <w:p w14:paraId="3D06B664" w14:textId="016FDE55" w:rsidR="00E11A76" w:rsidRPr="00D21966" w:rsidRDefault="00D21966" w:rsidP="002C4E70">
      <w:pPr>
        <w:pStyle w:val="Heading2"/>
        <w:spacing w:line="480" w:lineRule="auto"/>
        <w:jc w:val="both"/>
        <w:rPr>
          <w:sz w:val="24"/>
          <w:szCs w:val="24"/>
        </w:rPr>
      </w:pPr>
      <w:bookmarkStart w:id="1" w:name="_Toc88648195"/>
      <w:r w:rsidRPr="001B1FE7">
        <w:rPr>
          <w:sz w:val="24"/>
          <w:szCs w:val="24"/>
        </w:rPr>
        <w:lastRenderedPageBreak/>
        <w:t>Method</w:t>
      </w:r>
      <w:bookmarkEnd w:id="1"/>
    </w:p>
    <w:p w14:paraId="7EF5D2F3" w14:textId="66628922" w:rsidR="00A7057C" w:rsidRPr="00D60FF0" w:rsidRDefault="00A7057C" w:rsidP="002C4E70">
      <w:pPr>
        <w:pStyle w:val="Heading3"/>
        <w:spacing w:line="480" w:lineRule="auto"/>
        <w:jc w:val="both"/>
        <w:rPr>
          <w:sz w:val="24"/>
        </w:rPr>
      </w:pPr>
      <w:bookmarkStart w:id="2" w:name="_Toc88648191"/>
      <w:r w:rsidRPr="00D60FF0">
        <w:rPr>
          <w:sz w:val="24"/>
        </w:rPr>
        <w:t>Hypotheses</w:t>
      </w:r>
      <w:bookmarkEnd w:id="2"/>
    </w:p>
    <w:p w14:paraId="1608A4FA" w14:textId="4AD42A11" w:rsidR="00902434" w:rsidRPr="00B1138B" w:rsidRDefault="009F72A7" w:rsidP="006C4178">
      <w:pPr>
        <w:spacing w:before="200" w:after="0" w:line="480" w:lineRule="auto"/>
        <w:jc w:val="both"/>
        <w:rPr>
          <w:color w:val="000000"/>
        </w:rPr>
      </w:pPr>
      <w:proofErr w:type="gramStart"/>
      <w:r>
        <w:t>In order to</w:t>
      </w:r>
      <w:proofErr w:type="gramEnd"/>
      <w:r>
        <w:t xml:space="preserve"> produce hypotheses of human behaviour based on Threshold and Accumulator frameworks, the exper</w:t>
      </w:r>
      <w:r w:rsidR="00BE7D80">
        <w:t xml:space="preserve">imental paradigm was simulated. </w:t>
      </w:r>
      <w:r w:rsidR="00902434">
        <w:t>The radius of the road-line (manipulating</w:t>
      </w:r>
      <w:r w:rsidR="00C00918">
        <w:t xml:space="preserve"> the rate at which the perceived control error developed</w:t>
      </w:r>
      <w:r w:rsidR="0055667B">
        <w:t xml:space="preserv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t>) was paired with driver startin</w:t>
      </w:r>
      <w:r w:rsidR="00C00918">
        <w:t>g position (manipulating initial</w:t>
      </w:r>
      <w:r w:rsidR="0055667B">
        <w:t xml:space="preserve"> </w:t>
      </w:r>
      <m:oMath>
        <m:r>
          <w:rPr>
            <w:rFonts w:ascii="Cambria Math" w:hAnsi="Cambria Math"/>
            <w:color w:val="000000"/>
            <w:szCs w:val="24"/>
          </w:rPr>
          <m:t>E</m:t>
        </m:r>
      </m:oMath>
      <w:r w:rsidR="00902434">
        <w:rPr>
          <w:color w:val="000000"/>
        </w:rPr>
        <w:t xml:space="preserve">) </w:t>
      </w:r>
      <w:proofErr w:type="gramStart"/>
      <w:r w:rsidR="00902434">
        <w:rPr>
          <w:color w:val="000000"/>
        </w:rPr>
        <w:t>in order to</w:t>
      </w:r>
      <w:proofErr w:type="gramEnd"/>
      <w:r w:rsidR="00902434">
        <w:rPr>
          <w:color w:val="000000"/>
        </w:rPr>
        <w:t xml:space="preserve"> create the range of conditions u</w:t>
      </w:r>
      <w:r w:rsidR="0055667B">
        <w:rPr>
          <w:color w:val="000000"/>
        </w:rPr>
        <w:t xml:space="preserve">sed within the real experiment. </w:t>
      </w:r>
      <w:r w:rsidR="00902434">
        <w:rPr>
          <w:color w:val="000000"/>
        </w:rPr>
        <w:t>The experimental paradigm settings in the simulations also matched those in the real experiment (</w:t>
      </w:r>
      <w:r w:rsidR="00B1138B">
        <w:t>car speed: 8 m/s, frame rate: 60 Hz, road-line width: 0.05 m</w:t>
      </w:r>
      <w:r w:rsidR="00902434">
        <w:rPr>
          <w:color w:val="000000"/>
        </w:rPr>
        <w:t>)</w:t>
      </w:r>
      <w:r w:rsidR="006C4178">
        <w:rPr>
          <w:color w:val="000000"/>
        </w:rPr>
        <w:t xml:space="preserve">. </w:t>
      </w:r>
      <w:r w:rsidR="00B1138B">
        <w:t>The driver was represented by a single point and the vehicle body was not simulated.</w:t>
      </w:r>
      <w:r w:rsidR="00B1138B">
        <w:rPr>
          <w:color w:val="000000"/>
        </w:rPr>
        <w:t xml:space="preserve"> </w:t>
      </w:r>
      <w:r w:rsidR="00902434">
        <w:rPr>
          <w:color w:val="000000"/>
        </w:rPr>
        <w:t xml:space="preserve">The Accumulator framework </w:t>
      </w:r>
      <w:r w:rsidR="00C00918">
        <w:rPr>
          <w:color w:val="000000"/>
        </w:rPr>
        <w:t xml:space="preserve">accumulated </w:t>
      </w:r>
      <m:oMath>
        <m:r>
          <w:rPr>
            <w:rFonts w:ascii="Cambria Math" w:hAnsi="Cambria Math"/>
            <w:color w:val="000000"/>
            <w:szCs w:val="24"/>
          </w:rPr>
          <m:t>E</m:t>
        </m:r>
      </m:oMath>
      <w:r w:rsidR="00902434">
        <w:rPr>
          <w:color w:val="000000"/>
        </w:rPr>
        <w:t xml:space="preserve"> </w:t>
      </w:r>
      <w:r w:rsidR="00B1138B">
        <w:rPr>
          <w:color w:val="000000"/>
        </w:rPr>
        <w:t xml:space="preserve">over time with </w:t>
      </w:r>
      <w:r w:rsidR="00B1138B">
        <w:t xml:space="preserve">no gain factors, noise, or leakage terms </w:t>
      </w:r>
      <w:r w:rsidR="00902434">
        <w:rPr>
          <w:color w:val="000000"/>
        </w:rPr>
        <w:t>and provided a reaction time and lateral position from the road-line once the integrated quantity surpassed a decision boundary. Conversely</w:t>
      </w:r>
      <w:r w:rsidR="00B72D11">
        <w:rPr>
          <w:color w:val="000000"/>
        </w:rPr>
        <w:t>,</w:t>
      </w:r>
      <w:r w:rsidR="00902434">
        <w:rPr>
          <w:color w:val="000000"/>
        </w:rPr>
        <w:t xml:space="preserve"> the Threshold framework used the non-</w:t>
      </w:r>
      <w:r w:rsidR="0055667B">
        <w:rPr>
          <w:color w:val="000000"/>
        </w:rPr>
        <w:t>accumulated</w:t>
      </w:r>
      <w:r w:rsidR="00902434">
        <w:rPr>
          <w:color w:val="000000"/>
        </w:rPr>
        <w:t xml:space="preserve"> </w:t>
      </w:r>
      <m:oMath>
        <m:r>
          <w:rPr>
            <w:rFonts w:ascii="Cambria Math" w:hAnsi="Cambria Math"/>
            <w:color w:val="000000"/>
            <w:szCs w:val="24"/>
          </w:rPr>
          <m:t>E</m:t>
        </m:r>
      </m:oMath>
      <w:r w:rsidR="00C00918">
        <w:rPr>
          <w:color w:val="000000"/>
        </w:rPr>
        <w:t xml:space="preserve"> and responded </w:t>
      </w:r>
      <w:r w:rsidR="0085083D">
        <w:rPr>
          <w:color w:val="000000"/>
        </w:rPr>
        <w:t xml:space="preserve">when </w:t>
      </w:r>
      <w:r w:rsidR="00C00918">
        <w:rPr>
          <w:color w:val="000000"/>
        </w:rPr>
        <w:t xml:space="preserve">it </w:t>
      </w:r>
      <w:r w:rsidR="00902434">
        <w:rPr>
          <w:color w:val="000000"/>
        </w:rPr>
        <w:t xml:space="preserve">surpassed a fixed threshold. </w:t>
      </w:r>
      <w:r w:rsidR="00C00918">
        <w:rPr>
          <w:color w:val="000000"/>
        </w:rPr>
        <w:t xml:space="preserve">A 150 </w:t>
      </w:r>
      <w:proofErr w:type="spellStart"/>
      <w:r w:rsidR="00C00918">
        <w:rPr>
          <w:color w:val="000000"/>
        </w:rPr>
        <w:t>ms</w:t>
      </w:r>
      <w:proofErr w:type="spellEnd"/>
      <w:r w:rsidR="00C00918">
        <w:rPr>
          <w:color w:val="000000"/>
        </w:rPr>
        <w:t xml:space="preserve"> motor latency was applied to simulated predictions</w:t>
      </w:r>
      <w:r w:rsidR="005B11B5">
        <w:rPr>
          <w:color w:val="000000"/>
        </w:rPr>
        <w:t xml:space="preserve"> </w:t>
      </w:r>
      <w:r w:rsidR="00902434">
        <w:rPr>
          <w:color w:val="000000"/>
        </w:rPr>
        <w:fldChar w:fldCharType="begin" w:fldLock="1"/>
      </w:r>
      <w:r w:rsidR="00902434">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00902434">
        <w:rPr>
          <w:color w:val="000000"/>
        </w:rPr>
        <w:fldChar w:fldCharType="separate"/>
      </w:r>
      <w:r w:rsidR="00902434" w:rsidRPr="00E0176D">
        <w:rPr>
          <w:noProof/>
          <w:color w:val="000000"/>
        </w:rPr>
        <w:t>(Brenner &amp; Smeets, 1997)</w:t>
      </w:r>
      <w:r w:rsidR="00902434">
        <w:rPr>
          <w:color w:val="000000"/>
        </w:rPr>
        <w:fldChar w:fldCharType="end"/>
      </w:r>
      <w:r w:rsidR="00902434">
        <w:rPr>
          <w:color w:val="000000"/>
        </w:rPr>
        <w:t>.</w:t>
      </w:r>
      <w:r w:rsidR="008B03B9">
        <w:rPr>
          <w:color w:val="000000"/>
        </w:rPr>
        <w:t xml:space="preserve"> </w:t>
      </w:r>
      <w:r w:rsidR="00B1138B">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t>
      </w:r>
      <w:proofErr w:type="gramStart"/>
      <w:r w:rsidR="00B1138B">
        <w:t>were</w:t>
      </w:r>
      <w:proofErr w:type="gramEnd"/>
      <w:r w:rsidR="00B1138B">
        <w:t xml:space="preserve"> to provide a qualitative description of expected steering behaviour according to Threshold and Accumulator accounts which could then be compared to driver steering responses.</w:t>
      </w:r>
      <w:r w:rsidR="00B1138B">
        <w:rPr>
          <w:color w:val="000000"/>
        </w:rPr>
        <w:t xml:space="preserve"> </w:t>
      </w:r>
      <w:r w:rsidR="008B03B9">
        <w:t xml:space="preserve">Therefore, the </w:t>
      </w:r>
      <w:r w:rsidR="00F5158A">
        <w:t>Y-</w:t>
      </w:r>
      <w:r w:rsidR="008B03B9">
        <w:t xml:space="preserve">axis values of the predictions have been </w:t>
      </w:r>
      <w:r w:rsidR="008B03B9">
        <w:lastRenderedPageBreak/>
        <w:t xml:space="preserve">removed as they are of qualitative response patterns rather than quantitative estimates. </w:t>
      </w:r>
    </w:p>
    <w:p w14:paraId="64ADCA22" w14:textId="03843F9C" w:rsidR="00902434" w:rsidRPr="00DB45E2" w:rsidRDefault="001D33C5" w:rsidP="002C4E70">
      <w:pPr>
        <w:pStyle w:val="Heading3"/>
        <w:spacing w:line="480" w:lineRule="auto"/>
        <w:jc w:val="both"/>
        <w:rPr>
          <w:sz w:val="24"/>
        </w:rPr>
      </w:pPr>
      <w:bookmarkStart w:id="3" w:name="_Toc88648192"/>
      <w:r>
        <w:rPr>
          <w:sz w:val="24"/>
        </w:rPr>
        <w:t xml:space="preserve">H1 </w:t>
      </w:r>
      <w:r w:rsidR="00902434" w:rsidRPr="00DB45E2">
        <w:rPr>
          <w:sz w:val="24"/>
        </w:rPr>
        <w:t>Reaction time</w:t>
      </w:r>
      <w:bookmarkEnd w:id="3"/>
    </w:p>
    <w:p w14:paraId="30B8FF9E" w14:textId="67DF8F5A" w:rsidR="006702E5" w:rsidRDefault="00902434" w:rsidP="002C4E70">
      <w:pPr>
        <w:spacing w:line="480" w:lineRule="auto"/>
        <w:jc w:val="both"/>
      </w:pPr>
      <w:r>
        <w:rPr>
          <w:color w:val="000000"/>
        </w:rPr>
        <w:t>Both Threshold and Accumulator frameworks predict that reaction times will decrease as bend radii reduce</w:t>
      </w:r>
      <w:r w:rsidR="00F97F07">
        <w:rPr>
          <w:color w:val="000000"/>
        </w:rPr>
        <w:t>s</w:t>
      </w:r>
      <w:r>
        <w:rPr>
          <w:color w:val="000000"/>
        </w:rPr>
        <w:t xml:space="preserve"> because it will take less time for </w:t>
      </w:r>
      <m:oMath>
        <m:r>
          <w:rPr>
            <w:rFonts w:ascii="Cambria Math" w:eastAsia="Cambria Math" w:hAnsi="Cambria Math" w:cs="Cambria Math"/>
            <w:color w:val="000000"/>
          </w:rPr>
          <m:t>E</m:t>
        </m:r>
      </m:oMath>
      <w:r>
        <w:rPr>
          <w:color w:val="000000"/>
        </w:rPr>
        <w:t xml:space="preserve"> to surpass the fixed threshold or decision boundary</w:t>
      </w:r>
      <w:r>
        <w:t>.</w:t>
      </w:r>
      <w:r w:rsidRPr="002269AD">
        <w:t xml:space="preserve"> </w:t>
      </w:r>
      <w:r>
        <w:t xml:space="preserve">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rPr>
          <m:t>E</m:t>
        </m:r>
      </m:oMath>
      <w:r>
        <w:rPr>
          <w:color w:val="000000"/>
        </w:rPr>
        <w:t xml:space="preserve"> it will take less time for </w:t>
      </w:r>
      <m:oMath>
        <m:r>
          <w:rPr>
            <w:rFonts w:ascii="Cambria Math" w:eastAsia="Cambria Math" w:hAnsi="Cambria Math" w:cs="Cambria Math"/>
            <w:color w:val="000000"/>
          </w:rPr>
          <m:t>E</m:t>
        </m:r>
      </m:oMath>
      <w:r>
        <w:rPr>
          <w:color w:val="000000"/>
        </w:rPr>
        <w:t xml:space="preserve"> to build and surpass a fixed threshold or decision boundary. </w:t>
      </w:r>
      <w:r>
        <w:t>Framework predictions diverge, however, when focusing on between-level differences in starting position and the interaction between radius and starting position (se</w:t>
      </w:r>
      <w:r w:rsidR="0074199C">
        <w:t>e Figure 4</w:t>
      </w:r>
      <w: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w:t>
      </w:r>
      <w:r w:rsidR="002455C3">
        <w:t xml:space="preserve">that </w:t>
      </w:r>
      <w:r>
        <w:t xml:space="preserve">between-level differences in starting position should remain constant regardless of the radius of the road-line curvature. </w:t>
      </w:r>
      <w:bookmarkStart w:id="4" w:name="_Ref83051303"/>
      <w:bookmarkStart w:id="5" w:name="_Toc88648044"/>
      <w:bookmarkEnd w:id="4"/>
    </w:p>
    <w:p w14:paraId="7EDC4C2A" w14:textId="0DA75A76" w:rsidR="00C42E37" w:rsidRPr="002455C3" w:rsidRDefault="002B0573" w:rsidP="002C4E70">
      <w:pPr>
        <w:spacing w:line="480" w:lineRule="auto"/>
        <w:jc w:val="both"/>
      </w:pPr>
      <w:r w:rsidRPr="002B0573">
        <w:rPr>
          <w:noProof/>
        </w:rPr>
        <w:lastRenderedPageBreak/>
        <w:drawing>
          <wp:anchor distT="0" distB="0" distL="114300" distR="114300" simplePos="0" relativeHeight="251666944" behindDoc="1" locked="0" layoutInCell="1" allowOverlap="1" wp14:anchorId="5995D273" wp14:editId="5E2998A1">
            <wp:simplePos x="0" y="0"/>
            <wp:positionH relativeFrom="margin">
              <wp:align>center</wp:align>
            </wp:positionH>
            <wp:positionV relativeFrom="paragraph">
              <wp:posOffset>222</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1FC08" w14:textId="77777777" w:rsidR="002B0573" w:rsidRDefault="002B0573" w:rsidP="002C4E70">
      <w:pPr>
        <w:spacing w:line="480" w:lineRule="auto"/>
        <w:jc w:val="both"/>
        <w:rPr>
          <w:i/>
        </w:rPr>
      </w:pPr>
    </w:p>
    <w:p w14:paraId="07184F48" w14:textId="77777777" w:rsidR="002B0573" w:rsidRDefault="002B0573" w:rsidP="002C4E70">
      <w:pPr>
        <w:spacing w:line="480" w:lineRule="auto"/>
        <w:jc w:val="both"/>
        <w:rPr>
          <w:i/>
        </w:rPr>
      </w:pPr>
    </w:p>
    <w:p w14:paraId="71D59923" w14:textId="77777777" w:rsidR="002B0573" w:rsidRDefault="002B0573" w:rsidP="002C4E70">
      <w:pPr>
        <w:spacing w:line="480" w:lineRule="auto"/>
        <w:jc w:val="both"/>
        <w:rPr>
          <w:i/>
        </w:rPr>
      </w:pPr>
    </w:p>
    <w:p w14:paraId="52F3751C" w14:textId="77777777" w:rsidR="002B0573" w:rsidRDefault="002B0573" w:rsidP="002C4E70">
      <w:pPr>
        <w:spacing w:line="480" w:lineRule="auto"/>
        <w:jc w:val="both"/>
        <w:rPr>
          <w:i/>
        </w:rPr>
      </w:pPr>
    </w:p>
    <w:p w14:paraId="21C351BF" w14:textId="77777777" w:rsidR="002B0573" w:rsidRDefault="002B0573" w:rsidP="002C4E70">
      <w:pPr>
        <w:spacing w:line="480" w:lineRule="auto"/>
        <w:jc w:val="both"/>
        <w:rPr>
          <w:i/>
        </w:rPr>
      </w:pPr>
    </w:p>
    <w:p w14:paraId="58752372" w14:textId="40AD61C2" w:rsidR="00905499" w:rsidRPr="00F97F07" w:rsidRDefault="00905499" w:rsidP="002C4E70">
      <w:pPr>
        <w:spacing w:line="480" w:lineRule="auto"/>
        <w:jc w:val="both"/>
        <w:rPr>
          <w:i/>
        </w:rPr>
      </w:pPr>
      <w:commentRangeStart w:id="6"/>
      <w:commentRangeStart w:id="7"/>
      <w:r w:rsidRPr="00905499">
        <w:rPr>
          <w:i/>
        </w:rPr>
        <w:t xml:space="preserve">Figure </w:t>
      </w:r>
      <w:r w:rsidR="0074199C">
        <w:rPr>
          <w:i/>
        </w:rPr>
        <w:t>4</w:t>
      </w:r>
      <w:r w:rsidRPr="00905499">
        <w:rPr>
          <w:i/>
        </w:rPr>
        <w:t xml:space="preserve">: </w:t>
      </w:r>
      <w:commentRangeEnd w:id="6"/>
      <w:r w:rsidR="005D4D0F">
        <w:rPr>
          <w:rStyle w:val="CommentReference"/>
        </w:rPr>
        <w:commentReference w:id="6"/>
      </w:r>
      <w:commentRangeEnd w:id="7"/>
      <w:r w:rsidR="00B72D11">
        <w:rPr>
          <w:rStyle w:val="CommentReference"/>
        </w:rPr>
        <w:commentReference w:id="7"/>
      </w:r>
      <w:r w:rsidRPr="00905499">
        <w:rPr>
          <w:i/>
        </w:rPr>
        <w:t xml:space="preserve">Accumulator (A) and Threshold (B) framework </w:t>
      </w:r>
      <w:r w:rsidR="00F97F07" w:rsidRPr="00F97F07">
        <w:rPr>
          <w:i/>
        </w:rPr>
        <w:t>predictions of the qualitative patterns of reaction times that might be expected based upon experimental simulations. Y axis values have been removed as these predictions are of qualitative response patterns rather than quantitative estimates</w:t>
      </w:r>
      <w:r w:rsidR="009D1E6D">
        <w:rPr>
          <w:i/>
        </w:rPr>
        <w:t>.</w:t>
      </w:r>
      <w:r w:rsidR="00F97F07">
        <w:rPr>
          <w:i/>
        </w:rPr>
        <w:t xml:space="preserve"> </w:t>
      </w:r>
    </w:p>
    <w:p w14:paraId="21AC9B88" w14:textId="51987D44" w:rsidR="00902434" w:rsidRPr="00DB45E2" w:rsidRDefault="001D33C5" w:rsidP="002C4E70">
      <w:pPr>
        <w:pStyle w:val="Heading3"/>
        <w:spacing w:line="480" w:lineRule="auto"/>
        <w:jc w:val="both"/>
        <w:rPr>
          <w:sz w:val="24"/>
        </w:rPr>
      </w:pPr>
      <w:bookmarkStart w:id="8" w:name="_Toc88648193"/>
      <w:bookmarkEnd w:id="5"/>
      <w:r>
        <w:rPr>
          <w:sz w:val="24"/>
        </w:rPr>
        <w:t xml:space="preserve">H2 </w:t>
      </w:r>
      <w:r w:rsidR="00902434" w:rsidRPr="00DB45E2">
        <w:rPr>
          <w:sz w:val="24"/>
        </w:rPr>
        <w:t>Lateral position error</w:t>
      </w:r>
      <w:bookmarkEnd w:id="8"/>
    </w:p>
    <w:p w14:paraId="0E2FFB78" w14:textId="3594591F" w:rsidR="00902434" w:rsidRDefault="00902434" w:rsidP="002C4E70">
      <w:pPr>
        <w:spacing w:line="480" w:lineRule="auto"/>
        <w:jc w:val="both"/>
      </w:pPr>
      <w:r>
        <w:rPr>
          <w:color w:val="000000"/>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Pr>
          <w:color w:val="000000"/>
        </w:rPr>
        <w:t>ms</w:t>
      </w:r>
      <w:proofErr w:type="spellEnd"/>
      <w:r>
        <w:rPr>
          <w:color w:val="000000"/>
        </w:rPr>
        <w:t xml:space="preserve"> </w:t>
      </w:r>
      <w:r>
        <w:rPr>
          <w:color w:val="000000"/>
        </w:rPr>
        <w:fldChar w:fldCharType="begin" w:fldLock="1"/>
      </w:r>
      <w:r>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Pr>
          <w:color w:val="000000"/>
        </w:rPr>
        <w:fldChar w:fldCharType="separate"/>
      </w:r>
      <w:r w:rsidRPr="008C2E50">
        <w:rPr>
          <w:noProof/>
          <w:color w:val="000000"/>
        </w:rPr>
        <w:t>(Brenner &amp; Smeets, 1997)</w:t>
      </w:r>
      <w:r>
        <w:rPr>
          <w:color w:val="000000"/>
        </w:rPr>
        <w:fldChar w:fldCharType="end"/>
      </w:r>
      <w:r>
        <w:rPr>
          <w:color w:val="000000"/>
        </w:rPr>
        <w:t xml:space="preserve"> during which time the vehicle continues to travel through the environment and thus lateral position error continues to increase. This means that lateral position error </w:t>
      </w:r>
      <w:proofErr w:type="gramStart"/>
      <w:r>
        <w:rPr>
          <w:color w:val="000000"/>
        </w:rPr>
        <w:t>at the moment</w:t>
      </w:r>
      <w:proofErr w:type="gramEnd"/>
      <w:r>
        <w:rPr>
          <w:color w:val="000000"/>
        </w:rPr>
        <w:t xml:space="preserve"> the steering response is actually generated is delayed with respect to the triggering signal. </w:t>
      </w:r>
      <w:r>
        <w:t>The addition of motor latency causes slightly increased lateral position error for s</w:t>
      </w:r>
      <w:r w:rsidR="00643FAD">
        <w:t xml:space="preserve">maller radii </w:t>
      </w:r>
      <w:r>
        <w:t>because the driver will travel further from the road-line during the motor latency when road-line radius is smaller</w:t>
      </w:r>
      <w:r w:rsidR="0074199C">
        <w:t xml:space="preserve"> (see Figure 5</w:t>
      </w:r>
      <w:r w:rsidR="00643FAD">
        <w:t>B)</w:t>
      </w:r>
      <w:r>
        <w:t xml:space="preserve">. </w:t>
      </w:r>
      <w:r>
        <w:rPr>
          <w:color w:val="000000"/>
        </w:rPr>
        <w:t xml:space="preserve">The Accumulator framework predicts responses at increased lateral position error for smaller radii and larger </w:t>
      </w:r>
      <w:r>
        <w:t>starting positio</w:t>
      </w:r>
      <w:r w:rsidR="009D1E6D">
        <w:t>ns (see F</w:t>
      </w:r>
      <w:r w:rsidR="0074199C">
        <w:t>igure 5</w:t>
      </w:r>
      <w:r w:rsidR="00643FAD">
        <w:t>A</w:t>
      </w:r>
      <w:r>
        <w:t xml:space="preserve">). An </w:t>
      </w:r>
      <w:r>
        <w:lastRenderedPageBreak/>
        <w:t xml:space="preserve">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w:t>
      </w:r>
      <w:r w:rsidR="00EC007C">
        <w:t xml:space="preserve">and motor latency </w:t>
      </w:r>
      <w:r>
        <w:t xml:space="preserve">because </w:t>
      </w:r>
      <w:r w:rsidR="00EC007C">
        <w:t>a fixed thresho</w:t>
      </w:r>
      <w:r w:rsidR="00466D9F">
        <w:t>ld will dictate responses</w:t>
      </w:r>
      <w:r>
        <w:t>.</w:t>
      </w:r>
      <w:r w:rsidR="00EC007C">
        <w:t xml:space="preserve"> </w:t>
      </w:r>
    </w:p>
    <w:p w14:paraId="4FB18367" w14:textId="69B811EB" w:rsidR="00F46A68" w:rsidRDefault="002B0573" w:rsidP="002C4E70">
      <w:pPr>
        <w:spacing w:line="480" w:lineRule="auto"/>
        <w:jc w:val="both"/>
      </w:pPr>
      <w:r w:rsidRPr="002B0573">
        <w:rPr>
          <w:noProof/>
        </w:rPr>
        <w:drawing>
          <wp:anchor distT="0" distB="0" distL="114300" distR="114300" simplePos="0" relativeHeight="251667968" behindDoc="1" locked="0" layoutInCell="1" allowOverlap="1" wp14:anchorId="23C08756" wp14:editId="50B6EAF6">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40E37" w14:textId="718B4550" w:rsidR="002B0573" w:rsidRDefault="002B0573" w:rsidP="002C4E70">
      <w:pPr>
        <w:spacing w:line="480" w:lineRule="auto"/>
        <w:jc w:val="both"/>
      </w:pPr>
    </w:p>
    <w:p w14:paraId="0B12204A" w14:textId="730CA5D6" w:rsidR="002B0573" w:rsidRDefault="002B0573" w:rsidP="002C4E70">
      <w:pPr>
        <w:spacing w:line="480" w:lineRule="auto"/>
        <w:jc w:val="both"/>
      </w:pPr>
    </w:p>
    <w:p w14:paraId="5BCC3817" w14:textId="77777777" w:rsidR="002B0573" w:rsidRDefault="002B0573" w:rsidP="002C4E70">
      <w:pPr>
        <w:spacing w:line="480" w:lineRule="auto"/>
        <w:jc w:val="both"/>
      </w:pPr>
    </w:p>
    <w:p w14:paraId="28B23799" w14:textId="168365D9" w:rsidR="002B0573" w:rsidRDefault="002B0573" w:rsidP="002C4E70">
      <w:pPr>
        <w:spacing w:line="480" w:lineRule="auto"/>
        <w:jc w:val="both"/>
      </w:pPr>
    </w:p>
    <w:p w14:paraId="781F28D7" w14:textId="5203754E" w:rsidR="00F46A68" w:rsidRDefault="00F46A68" w:rsidP="002C4E70">
      <w:pPr>
        <w:spacing w:line="480" w:lineRule="auto"/>
        <w:jc w:val="both"/>
      </w:pPr>
    </w:p>
    <w:p w14:paraId="5A0754BE" w14:textId="2D8C7806" w:rsidR="00902434" w:rsidRPr="00E82F32" w:rsidRDefault="009D1E6D" w:rsidP="002C4E70">
      <w:pPr>
        <w:spacing w:line="480" w:lineRule="auto"/>
        <w:jc w:val="both"/>
        <w:rPr>
          <w:color w:val="000000" w:themeColor="text1"/>
        </w:rPr>
      </w:pPr>
      <w:commentRangeStart w:id="9"/>
      <w:commentRangeStart w:id="10"/>
      <w:r>
        <w:rPr>
          <w:i/>
        </w:rPr>
        <w:t xml:space="preserve">Figure </w:t>
      </w:r>
      <w:commentRangeEnd w:id="9"/>
      <w:r w:rsidR="0074199C">
        <w:rPr>
          <w:i/>
        </w:rPr>
        <w:t>5</w:t>
      </w:r>
      <w:r w:rsidR="00007801">
        <w:rPr>
          <w:rStyle w:val="CommentReference"/>
        </w:rPr>
        <w:commentReference w:id="9"/>
      </w:r>
      <w:commentRangeEnd w:id="10"/>
      <w:r w:rsidR="00EC007C">
        <w:rPr>
          <w:rStyle w:val="CommentReference"/>
        </w:rPr>
        <w:commentReference w:id="10"/>
      </w:r>
      <w:r w:rsidR="001F13E6" w:rsidRPr="00905499">
        <w:rPr>
          <w:i/>
        </w:rPr>
        <w:t xml:space="preserve">: Accumulator (A) and Threshold (B) framework </w:t>
      </w:r>
      <w:r w:rsidRPr="00F97F07">
        <w:rPr>
          <w:i/>
        </w:rPr>
        <w:t xml:space="preserve">predictions of the qualitative patterns of </w:t>
      </w:r>
      <w:r>
        <w:rPr>
          <w:i/>
        </w:rPr>
        <w:t>lateral position errors</w:t>
      </w:r>
      <w:r w:rsidRPr="00F97F07">
        <w:rPr>
          <w:i/>
        </w:rPr>
        <w:t xml:space="preserve"> that might be expected based upon experimental simulations. Y axis values have been removed as these predictions are of qualitative response patterns rather than quantitative estimates</w:t>
      </w:r>
      <w:r w:rsidR="001F13E6" w:rsidRPr="00905499">
        <w:rPr>
          <w:i/>
        </w:rPr>
        <w:t>.</w:t>
      </w:r>
      <w:r w:rsidR="00E82F32" w:rsidRPr="00E82F32">
        <w:rPr>
          <w:i/>
        </w:rPr>
        <w:t xml:space="preserve"> </w:t>
      </w:r>
    </w:p>
    <w:p w14:paraId="49802623" w14:textId="2AA3764B" w:rsidR="00902434" w:rsidRDefault="001D33C5" w:rsidP="002C4E70">
      <w:pPr>
        <w:pStyle w:val="Heading3"/>
        <w:spacing w:line="480" w:lineRule="auto"/>
        <w:jc w:val="both"/>
        <w:rPr>
          <w:sz w:val="24"/>
        </w:rPr>
      </w:pPr>
      <w:bookmarkStart w:id="11" w:name="_Toc88648194"/>
      <w:r>
        <w:rPr>
          <w:sz w:val="24"/>
        </w:rPr>
        <w:t xml:space="preserve">H3 </w:t>
      </w:r>
      <w:r w:rsidR="00902434" w:rsidRPr="00413D6A">
        <w:rPr>
          <w:sz w:val="24"/>
        </w:rPr>
        <w:t>Steering</w:t>
      </w:r>
      <w:bookmarkEnd w:id="11"/>
      <w:r w:rsidR="00644F35">
        <w:rPr>
          <w:sz w:val="24"/>
        </w:rPr>
        <w:t xml:space="preserve"> rate</w:t>
      </w:r>
    </w:p>
    <w:p w14:paraId="03B84445" w14:textId="28D52DAC" w:rsidR="001721F9" w:rsidRDefault="00004A3C" w:rsidP="002C4E70">
      <w:pPr>
        <w:spacing w:line="480" w:lineRule="auto"/>
        <w:jc w:val="both"/>
        <w:rPr>
          <w:color w:val="000000" w:themeColor="text1"/>
        </w:rPr>
      </w:pPr>
      <w:r>
        <w:t xml:space="preserve">Previous research has suggested </w:t>
      </w:r>
      <w:r w:rsidR="00902434" w:rsidRPr="00413D6A">
        <w:t xml:space="preserve">steering magnitude </w:t>
      </w:r>
      <w:r w:rsidR="00902434">
        <w:t xml:space="preserve">should </w:t>
      </w:r>
      <w:r w:rsidR="00902434" w:rsidRPr="00413D6A">
        <w:t xml:space="preserve">scale </w:t>
      </w:r>
      <w:r w:rsidR="00902434">
        <w:t xml:space="preserve">according to </w:t>
      </w:r>
      <w:r w:rsidR="00902434" w:rsidRPr="00413D6A">
        <w:t xml:space="preserve">the </w:t>
      </w:r>
      <m:oMath>
        <m:r>
          <w:rPr>
            <w:rFonts w:ascii="Cambria Math" w:eastAsia="Cambria Math" w:hAnsi="Cambria Math"/>
            <w:color w:val="000000"/>
          </w:rPr>
          <m:t>E</m:t>
        </m:r>
      </m:oMath>
      <w:r w:rsidR="00902434">
        <w:t xml:space="preserve"> </w:t>
      </w:r>
      <w:r w:rsidR="00902434" w:rsidRPr="00413D6A">
        <w:t>being responded to</w:t>
      </w:r>
      <w:r>
        <w:t xml:space="preserve"> </w:t>
      </w:r>
      <w:r>
        <w:fldChar w:fldCharType="begin" w:fldLock="1"/>
      </w:r>
      <w:r w:rsidR="001721F9">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fldChar w:fldCharType="separate"/>
      </w:r>
      <w:r w:rsidRPr="00004A3C">
        <w:rPr>
          <w:noProof/>
        </w:rPr>
        <w:t>(Durrani et al., 2021; Goodridge et al.</w:t>
      </w:r>
      <w:r w:rsidR="001721F9">
        <w:rPr>
          <w:noProof/>
        </w:rPr>
        <w:t>, 2022</w:t>
      </w:r>
      <w:r w:rsidRPr="00004A3C">
        <w:rPr>
          <w:noProof/>
        </w:rPr>
        <w:t>; Markkula et al., 2018; Yilmaz &amp; Warren, 1995)</w:t>
      </w:r>
      <w:r>
        <w:fldChar w:fldCharType="end"/>
      </w:r>
      <w:r>
        <w:t xml:space="preserve">. </w:t>
      </w:r>
      <w:proofErr w:type="gramStart"/>
      <w:r w:rsidR="003454C9">
        <w:t>Therefore</w:t>
      </w:r>
      <w:proofErr w:type="gramEnd"/>
      <w:r w:rsidR="003454C9">
        <w:t xml:space="preserve"> in the current</w:t>
      </w:r>
      <w:r w:rsidR="00902434" w:rsidRPr="00413D6A">
        <w:t xml:space="preserve"> experiment, the Accumulator framework would predict </w:t>
      </w:r>
      <w:r w:rsidR="00902434">
        <w:t xml:space="preserve">that </w:t>
      </w:r>
      <w:r w:rsidR="00902434" w:rsidRPr="00413D6A">
        <w:t>steering magnitude should increase as radii becomes smaller and starting position becomes larger</w:t>
      </w:r>
      <w:r w:rsidR="00902434">
        <w:t xml:space="preserve"> alongside a radii-starting position interaction </w:t>
      </w:r>
      <w:r w:rsidR="003454C9">
        <w:t xml:space="preserve">that </w:t>
      </w:r>
      <w:r w:rsidR="00902434">
        <w:t>match</w:t>
      </w:r>
      <w:r w:rsidR="003454C9">
        <w:t>es</w:t>
      </w:r>
      <w:r w:rsidR="00902434">
        <w:t xml:space="preserve"> the predictions for lateral position error (see</w:t>
      </w:r>
      <w:r w:rsidR="0074199C">
        <w:t xml:space="preserve"> Figure 6</w:t>
      </w:r>
      <w:r w:rsidR="00902434">
        <w:t>)</w:t>
      </w:r>
      <w:r w:rsidR="00902434" w:rsidRPr="00413D6A">
        <w:t xml:space="preserve">. Conversely, the Threshold framework predicts similar steering magnitudes across all </w:t>
      </w:r>
      <w:r w:rsidR="00902434" w:rsidRPr="00413D6A">
        <w:lastRenderedPageBreak/>
        <w:t>radii and starting positions: a</w:t>
      </w:r>
      <w:r w:rsidR="00902434" w:rsidRPr="00413D6A">
        <w:rPr>
          <w:color w:val="000000" w:themeColor="text1"/>
        </w:rPr>
        <w:t xml:space="preserve">lthough the motor latency influences the </w:t>
      </w:r>
      <w:r w:rsidR="00902434" w:rsidRPr="000009DA">
        <w:rPr>
          <w:iCs/>
          <w:color w:val="000000" w:themeColor="text1"/>
        </w:rPr>
        <w:t>measured</w:t>
      </w:r>
      <w:r w:rsidR="00902434" w:rsidRPr="00413D6A">
        <w:rPr>
          <w:color w:val="000000" w:themeColor="text1"/>
        </w:rPr>
        <w:t xml:space="preserve"> lateral position error, the lateral position error signal used to initiate the driver’s response should be fixed (hence the magnitude of their steering response should be constant).</w:t>
      </w:r>
    </w:p>
    <w:p w14:paraId="5810776A" w14:textId="750836BF" w:rsidR="00E82F32" w:rsidRDefault="00E82F32" w:rsidP="002C4E70">
      <w:pPr>
        <w:spacing w:line="480" w:lineRule="auto"/>
        <w:jc w:val="both"/>
        <w:rPr>
          <w:color w:val="000000" w:themeColor="text1"/>
        </w:rPr>
      </w:pPr>
      <w:r w:rsidRPr="00E82F32">
        <w:rPr>
          <w:noProof/>
          <w:color w:val="000000" w:themeColor="text1"/>
        </w:rPr>
        <w:drawing>
          <wp:anchor distT="0" distB="0" distL="114300" distR="114300" simplePos="0" relativeHeight="251668992" behindDoc="1" locked="0" layoutInCell="1" allowOverlap="1" wp14:anchorId="715F41A1" wp14:editId="5A45FED8">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ECA41" w14:textId="49524AB1" w:rsidR="00E82F32" w:rsidRDefault="00E82F32" w:rsidP="002C4E70">
      <w:pPr>
        <w:spacing w:line="480" w:lineRule="auto"/>
        <w:jc w:val="both"/>
        <w:rPr>
          <w:color w:val="000000" w:themeColor="text1"/>
        </w:rPr>
      </w:pPr>
    </w:p>
    <w:p w14:paraId="3963E7F8" w14:textId="13574E1A" w:rsidR="00E82F32" w:rsidRDefault="00E82F32" w:rsidP="002C4E70">
      <w:pPr>
        <w:spacing w:line="480" w:lineRule="auto"/>
        <w:jc w:val="both"/>
        <w:rPr>
          <w:color w:val="000000" w:themeColor="text1"/>
        </w:rPr>
      </w:pPr>
    </w:p>
    <w:p w14:paraId="175BF5D1" w14:textId="718CCE29" w:rsidR="00E82F32" w:rsidRDefault="00E82F32" w:rsidP="002C4E70">
      <w:pPr>
        <w:spacing w:line="480" w:lineRule="auto"/>
        <w:jc w:val="both"/>
        <w:rPr>
          <w:color w:val="000000" w:themeColor="text1"/>
        </w:rPr>
      </w:pPr>
    </w:p>
    <w:p w14:paraId="41CDF46E" w14:textId="17A91877" w:rsidR="00E82F32" w:rsidRDefault="00E82F32" w:rsidP="002C4E70">
      <w:pPr>
        <w:spacing w:line="480" w:lineRule="auto"/>
        <w:jc w:val="both"/>
        <w:rPr>
          <w:color w:val="000000" w:themeColor="text1"/>
        </w:rPr>
      </w:pPr>
    </w:p>
    <w:p w14:paraId="4D1C4B6C" w14:textId="3E159F58" w:rsidR="00E82F32" w:rsidRDefault="00E82F32" w:rsidP="002C4E70">
      <w:pPr>
        <w:spacing w:line="480" w:lineRule="auto"/>
        <w:jc w:val="both"/>
        <w:rPr>
          <w:color w:val="000000" w:themeColor="text1"/>
        </w:rPr>
      </w:pPr>
    </w:p>
    <w:p w14:paraId="5E8EB847" w14:textId="77777777" w:rsidR="00E82F32" w:rsidRPr="003454C9" w:rsidRDefault="00E82F32" w:rsidP="002C4E70">
      <w:pPr>
        <w:spacing w:line="480" w:lineRule="auto"/>
        <w:jc w:val="both"/>
        <w:rPr>
          <w:color w:val="000000" w:themeColor="text1"/>
        </w:rPr>
      </w:pPr>
    </w:p>
    <w:p w14:paraId="7D96C8B9" w14:textId="6E60301B" w:rsidR="00902434" w:rsidRDefault="001721F9" w:rsidP="002C4E70">
      <w:pPr>
        <w:spacing w:line="480" w:lineRule="auto"/>
        <w:jc w:val="both"/>
        <w:rPr>
          <w:color w:val="000000" w:themeColor="text1"/>
        </w:rPr>
      </w:pPr>
      <w:commentRangeStart w:id="12"/>
      <w:commentRangeStart w:id="13"/>
      <w:r>
        <w:rPr>
          <w:i/>
        </w:rPr>
        <w:t>F</w:t>
      </w:r>
      <w:r w:rsidR="0074199C">
        <w:rPr>
          <w:i/>
        </w:rPr>
        <w:t>igure 6</w:t>
      </w:r>
      <w:r w:rsidR="00746178" w:rsidRPr="00905499">
        <w:rPr>
          <w:i/>
        </w:rPr>
        <w:t xml:space="preserve">: </w:t>
      </w:r>
      <w:commentRangeEnd w:id="12"/>
      <w:r w:rsidR="00007801">
        <w:rPr>
          <w:rStyle w:val="CommentReference"/>
        </w:rPr>
        <w:commentReference w:id="12"/>
      </w:r>
      <w:commentRangeEnd w:id="13"/>
      <w:r w:rsidR="00E82F32">
        <w:rPr>
          <w:rStyle w:val="CommentReference"/>
        </w:rPr>
        <w:commentReference w:id="13"/>
      </w:r>
      <w:r w:rsidR="00746178" w:rsidRPr="00905499">
        <w:rPr>
          <w:i/>
        </w:rPr>
        <w:t xml:space="preserve">Accumulator (A) and Threshold (B) framework </w:t>
      </w:r>
      <w:r w:rsidRPr="00F97F07">
        <w:rPr>
          <w:i/>
        </w:rPr>
        <w:t xml:space="preserve">predictions of the qualitative patterns of </w:t>
      </w:r>
      <w:r>
        <w:rPr>
          <w:i/>
        </w:rPr>
        <w:t>steering rates</w:t>
      </w:r>
      <w:r w:rsidRPr="00F97F07">
        <w:rPr>
          <w:i/>
        </w:rPr>
        <w:t xml:space="preserve"> that might be expected based upon experimental simulations. Y axis values have been removed as these predictions are of qualitative response patterns rather than quantitative estimates</w:t>
      </w:r>
      <w:r>
        <w:rPr>
          <w:i/>
        </w:rPr>
        <w:t>.</w:t>
      </w:r>
      <w:r w:rsidR="00E82F32">
        <w:rPr>
          <w:i/>
        </w:rPr>
        <w:t xml:space="preserve"> For the Threshold framework, the starting position levels have</w:t>
      </w:r>
      <w:r w:rsidR="0074199C">
        <w:rPr>
          <w:i/>
        </w:rPr>
        <w:t xml:space="preserve"> been</w:t>
      </w:r>
      <w:r w:rsidR="00E82F32">
        <w:rPr>
          <w:i/>
        </w:rPr>
        <w:t xml:space="preserve"> shifted under </w:t>
      </w:r>
      <w:r w:rsidR="0074199C">
        <w:rPr>
          <w:i/>
        </w:rPr>
        <w:t xml:space="preserve">each </w:t>
      </w:r>
      <w:r w:rsidR="00E82F32">
        <w:rPr>
          <w:i/>
        </w:rPr>
        <w:t xml:space="preserve">other to make them more visible. In practice, we would not expect differences in behaviour between these levels under this framework for this metric. </w:t>
      </w:r>
    </w:p>
    <w:p w14:paraId="7FD91B10" w14:textId="77777777" w:rsidR="00902434" w:rsidRDefault="00902434" w:rsidP="002C4E70">
      <w:pPr>
        <w:pStyle w:val="Heading3"/>
        <w:spacing w:line="480" w:lineRule="auto"/>
        <w:jc w:val="both"/>
        <w:rPr>
          <w:sz w:val="24"/>
          <w:szCs w:val="24"/>
        </w:rPr>
      </w:pPr>
      <w:bookmarkStart w:id="14" w:name="_Toc88648196"/>
      <w:r w:rsidRPr="00B6427E">
        <w:rPr>
          <w:sz w:val="24"/>
          <w:szCs w:val="24"/>
        </w:rPr>
        <w:t>Participants</w:t>
      </w:r>
      <w:bookmarkEnd w:id="14"/>
    </w:p>
    <w:p w14:paraId="46F03CBB" w14:textId="17ABD6C6" w:rsidR="00902434" w:rsidRDefault="0096156F" w:rsidP="002C4E70">
      <w:pPr>
        <w:spacing w:line="480" w:lineRule="auto"/>
        <w:jc w:val="both"/>
      </w:pPr>
      <w:r w:rsidRPr="0096156F">
        <w:t>12 participants</w:t>
      </w:r>
      <w:r w:rsidR="00A75DCB">
        <w:t xml:space="preserve"> took part in the experiment</w:t>
      </w:r>
      <w:r w:rsidR="00950043">
        <w:t xml:space="preserve"> </w:t>
      </w:r>
      <w:r w:rsidR="00A75DCB">
        <w:t xml:space="preserve">(5 females, </w:t>
      </w:r>
      <w:r w:rsidR="00950043">
        <w:t>7</w:t>
      </w:r>
      <w:r w:rsidRPr="0096156F">
        <w:t xml:space="preserve"> males, mean age = </w:t>
      </w:r>
      <w:r w:rsidR="00D55B9B">
        <w:t>29.91</w:t>
      </w:r>
      <w:r w:rsidRPr="0096156F">
        <w:t>, range = 22-44)</w:t>
      </w:r>
      <w:r w:rsidR="00A75DCB">
        <w:t xml:space="preserve"> all</w:t>
      </w:r>
      <w:r w:rsidR="00902434" w:rsidRPr="00E53EB3">
        <w:t xml:space="preserve"> had normal or corrected to normal vision alongside a valid UK driving license. The number of months holding</w:t>
      </w:r>
      <w:r w:rsidR="00902434">
        <w:t xml:space="preserve"> a driving license range</w:t>
      </w:r>
      <w:r w:rsidR="00D55B9B">
        <w:t>d from 1</w:t>
      </w:r>
      <w:r w:rsidR="00902434" w:rsidRPr="00E53EB3">
        <w:t>-</w:t>
      </w:r>
      <w:r w:rsidR="00902434">
        <w:t>312</w:t>
      </w:r>
      <w:r w:rsidR="00902434" w:rsidRPr="00E53EB3">
        <w:t xml:space="preserve"> (</w:t>
      </w:r>
      <w:r w:rsidR="00902434" w:rsidRPr="00E53EB3">
        <w:rPr>
          <w:i/>
        </w:rPr>
        <w:t>mean</w:t>
      </w:r>
      <w:r w:rsidR="00902434" w:rsidRPr="00E53EB3">
        <w:t xml:space="preserve"> = </w:t>
      </w:r>
      <w:r w:rsidR="00D55B9B">
        <w:t>73.33</w:t>
      </w:r>
      <w:r w:rsidR="00902434" w:rsidRPr="00E53EB3">
        <w:t xml:space="preserve"> months, </w:t>
      </w:r>
      <w:r w:rsidR="00902434" w:rsidRPr="00E53EB3">
        <w:rPr>
          <w:i/>
        </w:rPr>
        <w:t>SD</w:t>
      </w:r>
      <w:r w:rsidR="00902434" w:rsidRPr="00E53EB3">
        <w:t xml:space="preserve"> = </w:t>
      </w:r>
      <w:r w:rsidR="00D55B9B">
        <w:t>100</w:t>
      </w:r>
      <w:r>
        <w:t>.</w:t>
      </w:r>
      <w:r w:rsidR="00D55B9B">
        <w:t>12</w:t>
      </w:r>
      <w:r w:rsidR="00902434" w:rsidRPr="00E53EB3">
        <w:t>).</w:t>
      </w:r>
    </w:p>
    <w:p w14:paraId="0956BEF5" w14:textId="77777777" w:rsidR="00902434" w:rsidRPr="00DC2909" w:rsidRDefault="00902434" w:rsidP="002C4E70">
      <w:pPr>
        <w:pStyle w:val="Heading3"/>
        <w:spacing w:line="480" w:lineRule="auto"/>
        <w:jc w:val="both"/>
        <w:rPr>
          <w:sz w:val="24"/>
        </w:rPr>
      </w:pPr>
      <w:bookmarkStart w:id="15" w:name="_Toc88648197"/>
      <w:r w:rsidRPr="00DC2909">
        <w:rPr>
          <w:sz w:val="24"/>
        </w:rPr>
        <w:lastRenderedPageBreak/>
        <w:t>Apparatus</w:t>
      </w:r>
      <w:bookmarkEnd w:id="15"/>
      <w:r w:rsidRPr="00DC2909">
        <w:rPr>
          <w:sz w:val="24"/>
        </w:rPr>
        <w:t xml:space="preserve"> </w:t>
      </w:r>
    </w:p>
    <w:p w14:paraId="5FE87B7E" w14:textId="4A0650BF" w:rsidR="00902434" w:rsidRDefault="00902434" w:rsidP="002C4E70">
      <w:pPr>
        <w:spacing w:line="480" w:lineRule="auto"/>
        <w:jc w:val="both"/>
      </w:pPr>
      <w:r>
        <w:t xml:space="preserve">The virtual environment was created in </w:t>
      </w:r>
      <w:proofErr w:type="spellStart"/>
      <w:r>
        <w:t>WorldViz</w:t>
      </w:r>
      <w:proofErr w:type="spellEnd"/>
      <w:r>
        <w:t xml:space="preserve"> Vizard 5 and back projected on a screen with dimensions 1.98 m x 1.43 m. Participants sat 1 m away generating a total visual angle of 89.4° x 71.3° with the true horizon being 1.2 m from the ground. Data were acquired using a Logitech G27 force-feedback steering</w:t>
      </w:r>
      <w:r w:rsidR="001721F9">
        <w:t xml:space="preserve"> wheel</w:t>
      </w:r>
      <w:r>
        <w:t xml:space="preserve"> and was synchronised to the refresh rate of the display at 60 Hz. </w:t>
      </w:r>
      <w:r w:rsidR="00E535E7" w:rsidRPr="00F405DA">
        <w:t xml:space="preserve">Participants did not operate accelerator/brake pedals and vehicle speed remained constant at 8 m/s. </w:t>
      </w:r>
      <w:r>
        <w:t xml:space="preserve">  </w:t>
      </w:r>
    </w:p>
    <w:p w14:paraId="74D67D57" w14:textId="77777777" w:rsidR="00902434" w:rsidRPr="00DC2909" w:rsidRDefault="00902434" w:rsidP="002C4E70">
      <w:pPr>
        <w:pStyle w:val="Heading3"/>
        <w:spacing w:line="480" w:lineRule="auto"/>
        <w:jc w:val="both"/>
        <w:rPr>
          <w:sz w:val="24"/>
        </w:rPr>
      </w:pPr>
      <w:bookmarkStart w:id="16" w:name="_Toc88648198"/>
      <w:r w:rsidRPr="00DC2909">
        <w:rPr>
          <w:sz w:val="24"/>
        </w:rPr>
        <w:t>Design</w:t>
      </w:r>
      <w:bookmarkEnd w:id="16"/>
    </w:p>
    <w:p w14:paraId="63937A60" w14:textId="64154C0A" w:rsidR="00902434" w:rsidRDefault="00902434" w:rsidP="002C4E70">
      <w:pPr>
        <w:spacing w:line="480" w:lineRule="auto"/>
        <w:jc w:val="both"/>
      </w:pPr>
      <w:r>
        <w:t>In the current experiment, participants respond</w:t>
      </w:r>
      <w:r w:rsidR="00F5158A">
        <w:t>ed</w:t>
      </w:r>
      <w:r>
        <w:t xml:space="preserve"> to appearing curved road-lines and were</w:t>
      </w:r>
      <w:r w:rsidR="007D1E38">
        <w:t xml:space="preserve"> asked to </w:t>
      </w:r>
      <w:r w:rsidR="00F5158A">
        <w:t xml:space="preserve">attempt to </w:t>
      </w:r>
      <w:r w:rsidR="007D1E38">
        <w:t>steer back onto them (see</w:t>
      </w:r>
      <w:r w:rsidR="0074199C">
        <w:t xml:space="preserve"> Figure 7</w:t>
      </w:r>
      <w:r w:rsidR="007D1E38">
        <w:t>). A green ‘gravel’ texture was applied to the ground to ensure participants experienced a compelling sensation of self-motion through the virtual environment. T</w:t>
      </w:r>
      <w:r>
        <w:t xml:space="preserve">he textured ground plane and the </w:t>
      </w:r>
      <w:proofErr w:type="gramStart"/>
      <w:r>
        <w:t>blue sky</w:t>
      </w:r>
      <w:proofErr w:type="gramEnd"/>
      <w:r>
        <w:t xml:space="preserve"> plane</w:t>
      </w:r>
      <w:r w:rsidR="00E17920">
        <w:t xml:space="preserve"> were the same </w:t>
      </w:r>
      <w:r w:rsidR="00F5158A">
        <w:t xml:space="preserve">as those used </w:t>
      </w:r>
      <w:r>
        <w:t>previous</w:t>
      </w:r>
      <w:r w:rsidR="00F5158A">
        <w:t>ly</w:t>
      </w:r>
      <w:r>
        <w:t xml:space="preserve"> </w:t>
      </w:r>
      <w:r w:rsidR="00E17920">
        <w:t xml:space="preserve">by </w:t>
      </w:r>
      <w:r w:rsidR="001721F9">
        <w:t>Goodridge et al (2022</w:t>
      </w:r>
      <w:r w:rsidR="00E17920">
        <w:t>).</w:t>
      </w:r>
    </w:p>
    <w:p w14:paraId="774110EA" w14:textId="4DC5DDEB" w:rsidR="006702E5" w:rsidRDefault="00232A2B" w:rsidP="002C4E70">
      <w:pPr>
        <w:spacing w:line="480" w:lineRule="auto"/>
        <w:jc w:val="both"/>
      </w:pPr>
      <w:r>
        <w:rPr>
          <w:noProof/>
        </w:rPr>
        <w:drawing>
          <wp:anchor distT="0" distB="0" distL="114300" distR="114300" simplePos="0" relativeHeight="251650560" behindDoc="1" locked="0" layoutInCell="1" allowOverlap="1" wp14:anchorId="0014FFA5" wp14:editId="285AD192">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9F610" w14:textId="02054B9F" w:rsidR="006702E5" w:rsidRDefault="006702E5" w:rsidP="002C4E70">
      <w:pPr>
        <w:spacing w:line="480" w:lineRule="auto"/>
        <w:jc w:val="both"/>
      </w:pPr>
    </w:p>
    <w:p w14:paraId="1A12F337" w14:textId="69E316E5" w:rsidR="00E17920" w:rsidRDefault="00E17920" w:rsidP="002C4E70">
      <w:pPr>
        <w:spacing w:line="480" w:lineRule="auto"/>
        <w:jc w:val="both"/>
      </w:pPr>
    </w:p>
    <w:p w14:paraId="7D37A830" w14:textId="5E2F28B3" w:rsidR="00902434" w:rsidRDefault="00902434" w:rsidP="002C4E70">
      <w:pPr>
        <w:spacing w:line="480" w:lineRule="auto"/>
        <w:jc w:val="both"/>
      </w:pPr>
    </w:p>
    <w:p w14:paraId="5B3C3E0F" w14:textId="1E8A8471" w:rsidR="00902434" w:rsidRPr="00950043" w:rsidRDefault="00644F35" w:rsidP="002C4E70">
      <w:pPr>
        <w:spacing w:line="480" w:lineRule="auto"/>
        <w:jc w:val="both"/>
        <w:rPr>
          <w:i/>
          <w:vanish/>
          <w:specVanish/>
        </w:rPr>
      </w:pPr>
      <w:bookmarkStart w:id="17" w:name="_Toc88648047"/>
      <w:r>
        <w:rPr>
          <w:i/>
        </w:rPr>
        <w:t xml:space="preserve">Figure </w:t>
      </w:r>
      <w:r w:rsidR="0074199C">
        <w:rPr>
          <w:i/>
        </w:rPr>
        <w:t>7</w:t>
      </w:r>
      <w:r w:rsidR="00950043" w:rsidRPr="00950043">
        <w:rPr>
          <w:i/>
        </w:rPr>
        <w:t xml:space="preserve">: </w:t>
      </w:r>
      <w:r w:rsidR="00902434" w:rsidRPr="00950043">
        <w:rPr>
          <w:i/>
        </w:rPr>
        <w:t>Screenshot of the visual display</w:t>
      </w:r>
      <w:r w:rsidR="007D1E38" w:rsidRPr="00950043">
        <w:rPr>
          <w:i/>
        </w:rPr>
        <w:t xml:space="preserve"> presented to participants</w:t>
      </w:r>
      <w:r w:rsidR="00902434" w:rsidRPr="00950043">
        <w:rPr>
          <w:i/>
        </w:rPr>
        <w:t>.</w:t>
      </w:r>
      <w:bookmarkEnd w:id="17"/>
    </w:p>
    <w:p w14:paraId="3125B2C5" w14:textId="55A6BB6A" w:rsidR="00902434" w:rsidRPr="00950043" w:rsidRDefault="00902434" w:rsidP="002C4E70">
      <w:pPr>
        <w:spacing w:line="480" w:lineRule="auto"/>
        <w:jc w:val="both"/>
        <w:rPr>
          <w:i/>
        </w:rPr>
      </w:pPr>
      <w:r w:rsidRPr="00950043">
        <w:rPr>
          <w:i/>
        </w:rPr>
        <w:t xml:space="preserve"> The moment captured is the start of a new trial when the road-line has just been made visible. The driver is travelling linearly, tangential to the curve. The curve shown has a radius of 1500 m. The ‘</w:t>
      </w:r>
      <w:r w:rsidR="00F5158A">
        <w:rPr>
          <w:i/>
        </w:rPr>
        <w:t>V</w:t>
      </w:r>
      <w:r w:rsidR="00F5158A" w:rsidRPr="00950043">
        <w:rPr>
          <w:i/>
        </w:rPr>
        <w:t xml:space="preserve">izard’ </w:t>
      </w:r>
      <w:r w:rsidRPr="00950043">
        <w:rPr>
          <w:i/>
        </w:rPr>
        <w:t xml:space="preserve">label was not visible during experimental trials. </w:t>
      </w:r>
    </w:p>
    <w:p w14:paraId="7CB1CB8B" w14:textId="6761E85C" w:rsidR="00902434" w:rsidRDefault="00902434" w:rsidP="002C4E70">
      <w:pPr>
        <w:spacing w:line="480" w:lineRule="auto"/>
        <w:jc w:val="both"/>
        <w:rPr>
          <w:rFonts w:eastAsiaTheme="minorEastAsia"/>
          <w:color w:val="000000"/>
        </w:rPr>
      </w:pPr>
      <w:r>
        <w:t xml:space="preserve">Curves were chosen from a pool of 6 linearly separated radii (-2000 m, -1500 m, -1000 m, 1000 m, 1500 m, 2000 m) alongside a 0 m condition with no curvature. These radii </w:t>
      </w:r>
      <w:r>
        <w:lastRenderedPageBreak/>
        <w:t>were chosen based upon extensive piloting</w:t>
      </w:r>
      <w:r w:rsidR="00F5158A">
        <w:t>:</w:t>
      </w:r>
      <w:r w:rsidR="002E5771">
        <w:t xml:space="preserve"> </w:t>
      </w:r>
      <w:r>
        <w:t xml:space="preserve">radii below 1000 m produced bends that </w:t>
      </w:r>
      <w:r w:rsidR="00F5158A">
        <w:t xml:space="preserve">were sometimes </w:t>
      </w:r>
      <w:r>
        <w:t xml:space="preserve">too </w:t>
      </w:r>
      <w:r w:rsidR="00F5158A">
        <w:t xml:space="preserve">tight </w:t>
      </w:r>
      <w:r>
        <w:t xml:space="preserve">(particularly when paired with an 8 m starting position manipulation) with participants occasionally failing to steer back onto the road-line within the specified timeframe. </w:t>
      </w:r>
      <w:r>
        <w:rPr>
          <w:rFonts w:eastAsiaTheme="minorEastAsia"/>
          <w:color w:val="000000"/>
        </w:rPr>
        <w:t>The 0 m radius condition presented a straight line with no curvature</w:t>
      </w:r>
      <w:r w:rsidR="00305A7E">
        <w:rPr>
          <w:rFonts w:eastAsiaTheme="minorEastAsia"/>
          <w:color w:val="000000"/>
        </w:rPr>
        <w:t xml:space="preserve"> which</w:t>
      </w:r>
      <w:r>
        <w:rPr>
          <w:rFonts w:eastAsiaTheme="minorEastAsia"/>
          <w:color w:val="000000"/>
        </w:rPr>
        <w:t xml:space="preserve"> created a response context where participants </w:t>
      </w:r>
      <w:r w:rsidR="00305A7E">
        <w:rPr>
          <w:rFonts w:eastAsiaTheme="minorEastAsia"/>
          <w:color w:val="000000"/>
        </w:rPr>
        <w:t>did not always have to respond</w:t>
      </w:r>
      <w:r w:rsidR="00F5158A">
        <w:rPr>
          <w:rFonts w:eastAsiaTheme="minorEastAsia"/>
          <w:color w:val="000000"/>
        </w:rPr>
        <w:t>; this was</w:t>
      </w:r>
      <w:r w:rsidR="00305A7E">
        <w:rPr>
          <w:rFonts w:eastAsiaTheme="minorEastAsia"/>
          <w:color w:val="000000"/>
        </w:rPr>
        <w:t xml:space="preserve"> </w:t>
      </w:r>
      <w:proofErr w:type="gramStart"/>
      <w:r>
        <w:rPr>
          <w:rFonts w:eastAsiaTheme="minorEastAsia"/>
          <w:color w:val="000000"/>
        </w:rPr>
        <w:t>in order to</w:t>
      </w:r>
      <w:proofErr w:type="gramEnd"/>
      <w:r>
        <w:rPr>
          <w:rFonts w:eastAsiaTheme="minorEastAsia"/>
          <w:color w:val="000000"/>
        </w:rPr>
        <w:t xml:space="preserve"> guard against participants adopting a “steer as soon as possible” strategy</w:t>
      </w:r>
      <w:r w:rsidR="00F5158A">
        <w:rPr>
          <w:rFonts w:eastAsiaTheme="minorEastAsia"/>
          <w:color w:val="000000"/>
        </w:rPr>
        <w:t xml:space="preserve"> on the appearance of the road-line</w:t>
      </w:r>
      <w:r>
        <w:rPr>
          <w:rFonts w:eastAsiaTheme="minorEastAsia"/>
          <w:color w:val="000000"/>
        </w:rPr>
        <w:t xml:space="preserve">. </w:t>
      </w:r>
      <w:r>
        <w:rPr>
          <w:rFonts w:eastAsiaTheme="minorEastAsia"/>
        </w:rPr>
        <w:t xml:space="preserve">A range of equally spaced starting position levels were also chosen (0 m, 4 m, and 8 m) </w:t>
      </w:r>
      <w:proofErr w:type="gramStart"/>
      <w:r>
        <w:rPr>
          <w:rFonts w:eastAsiaTheme="minorEastAsia"/>
        </w:rPr>
        <w:t>in order to</w:t>
      </w:r>
      <w:proofErr w:type="gramEnd"/>
      <w:r>
        <w:rPr>
          <w:rFonts w:eastAsiaTheme="minorEastAsia"/>
        </w:rPr>
        <w:t xml:space="preserve"> alter the initial </w:t>
      </w:r>
      <m:oMath>
        <m:r>
          <w:rPr>
            <w:rFonts w:ascii="Cambria Math" w:eastAsia="Cambria Math" w:hAnsi="Cambria Math" w:cs="Cambria Math"/>
            <w:color w:val="000000"/>
          </w:rPr>
          <m:t>E</m:t>
        </m:r>
      </m:oMath>
      <w:r>
        <w:rPr>
          <w:rFonts w:eastAsiaTheme="minorEastAsia"/>
          <w:color w:val="000000"/>
        </w:rPr>
        <w:t xml:space="preserve"> that drivers were faced with. Overall, this created a 3 (radius) x 3 (starting position) repeated measures factorial design (se</w:t>
      </w:r>
      <w:r w:rsidR="00B253D2">
        <w:rPr>
          <w:rFonts w:eastAsiaTheme="minorEastAsia"/>
          <w:color w:val="000000"/>
        </w:rPr>
        <w:t>e Figure 8</w:t>
      </w:r>
      <w:r w:rsidRPr="00CA7A6C">
        <w:rPr>
          <w:rFonts w:eastAsiaTheme="minorEastAsia"/>
          <w:color w:val="000000"/>
        </w:rPr>
        <w:t>)</w:t>
      </w:r>
      <w:r>
        <w:rPr>
          <w:rFonts w:eastAsiaTheme="minorEastAsia"/>
          <w:color w:val="000000"/>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321C050A" w14:textId="53603347" w:rsidR="00B253D2" w:rsidRDefault="00B253D2" w:rsidP="002C4E70">
      <w:pPr>
        <w:spacing w:line="480" w:lineRule="auto"/>
        <w:jc w:val="both"/>
        <w:rPr>
          <w:rFonts w:eastAsiaTheme="minorEastAsia"/>
          <w:color w:val="000000"/>
        </w:rPr>
      </w:pPr>
    </w:p>
    <w:p w14:paraId="2C9C06F5" w14:textId="44C06398" w:rsidR="00B253D2" w:rsidRDefault="00B253D2" w:rsidP="002C4E70">
      <w:pPr>
        <w:spacing w:line="480" w:lineRule="auto"/>
        <w:jc w:val="both"/>
        <w:rPr>
          <w:rFonts w:eastAsiaTheme="minorEastAsia"/>
          <w:color w:val="000000"/>
        </w:rPr>
      </w:pPr>
    </w:p>
    <w:p w14:paraId="23B9A15A" w14:textId="01FD0390" w:rsidR="00B253D2" w:rsidRDefault="00B253D2" w:rsidP="002C4E70">
      <w:pPr>
        <w:spacing w:line="480" w:lineRule="auto"/>
        <w:jc w:val="both"/>
        <w:rPr>
          <w:rFonts w:eastAsiaTheme="minorEastAsia"/>
          <w:color w:val="000000"/>
        </w:rPr>
      </w:pPr>
    </w:p>
    <w:p w14:paraId="627E5366" w14:textId="6E5AB3DC" w:rsidR="00B253D2" w:rsidRDefault="00B253D2" w:rsidP="002C4E70">
      <w:pPr>
        <w:spacing w:line="480" w:lineRule="auto"/>
        <w:jc w:val="both"/>
        <w:rPr>
          <w:rFonts w:eastAsiaTheme="minorEastAsia"/>
          <w:color w:val="000000"/>
        </w:rPr>
      </w:pPr>
    </w:p>
    <w:p w14:paraId="28B2F10A" w14:textId="77777777" w:rsidR="00B253D2" w:rsidRPr="00CF622C" w:rsidRDefault="00B253D2" w:rsidP="002C4E70">
      <w:pPr>
        <w:spacing w:line="480" w:lineRule="auto"/>
        <w:jc w:val="both"/>
      </w:pPr>
    </w:p>
    <w:p w14:paraId="4BDA9CC4" w14:textId="0B07F8A0" w:rsidR="00902434" w:rsidRDefault="005D1536" w:rsidP="002C4E70">
      <w:pPr>
        <w:spacing w:line="480" w:lineRule="auto"/>
        <w:jc w:val="both"/>
        <w:rPr>
          <w:rFonts w:eastAsiaTheme="minorEastAsia"/>
          <w:color w:val="000000"/>
        </w:rPr>
      </w:pPr>
      <w:r w:rsidRPr="002C5263">
        <w:rPr>
          <w:rFonts w:eastAsiaTheme="minorEastAsia"/>
          <w:noProof/>
          <w:color w:val="000000"/>
        </w:rPr>
        <w:lastRenderedPageBreak/>
        <w:drawing>
          <wp:anchor distT="0" distB="0" distL="114300" distR="114300" simplePos="0" relativeHeight="251652608" behindDoc="1" locked="0" layoutInCell="1" allowOverlap="1" wp14:anchorId="7BBDAB0D" wp14:editId="5979B9FA">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0AB69" w14:textId="73F4984F" w:rsidR="00D61511" w:rsidRDefault="00D61511" w:rsidP="002C4E70">
      <w:pPr>
        <w:spacing w:line="480" w:lineRule="auto"/>
        <w:jc w:val="both"/>
        <w:rPr>
          <w:rFonts w:eastAsiaTheme="minorEastAsia"/>
          <w:color w:val="000000"/>
        </w:rPr>
      </w:pPr>
    </w:p>
    <w:p w14:paraId="2D223692" w14:textId="53120108" w:rsidR="00D61511" w:rsidRDefault="00D61511" w:rsidP="002C4E70">
      <w:pPr>
        <w:spacing w:line="480" w:lineRule="auto"/>
        <w:jc w:val="both"/>
        <w:rPr>
          <w:rFonts w:eastAsiaTheme="minorEastAsia"/>
          <w:color w:val="000000"/>
        </w:rPr>
      </w:pPr>
    </w:p>
    <w:p w14:paraId="47EB1DFD" w14:textId="5ED672EE" w:rsidR="00D61511" w:rsidRDefault="00D61511" w:rsidP="002C4E70">
      <w:pPr>
        <w:spacing w:line="480" w:lineRule="auto"/>
        <w:jc w:val="both"/>
        <w:rPr>
          <w:rFonts w:eastAsiaTheme="minorEastAsia"/>
          <w:color w:val="000000"/>
        </w:rPr>
      </w:pPr>
    </w:p>
    <w:p w14:paraId="75B2A5D6" w14:textId="505EA955" w:rsidR="00D61511" w:rsidRDefault="00D61511" w:rsidP="002C4E70">
      <w:pPr>
        <w:spacing w:line="480" w:lineRule="auto"/>
        <w:jc w:val="both"/>
        <w:rPr>
          <w:rFonts w:eastAsiaTheme="minorEastAsia"/>
          <w:color w:val="000000"/>
        </w:rPr>
      </w:pPr>
    </w:p>
    <w:p w14:paraId="055B43CA" w14:textId="05E71520" w:rsidR="00902434" w:rsidRPr="00305A7E" w:rsidRDefault="00902434" w:rsidP="002C4E70">
      <w:pPr>
        <w:spacing w:line="480" w:lineRule="auto"/>
        <w:jc w:val="both"/>
        <w:rPr>
          <w:rFonts w:eastAsiaTheme="minorEastAsia"/>
          <w:color w:val="000000"/>
        </w:rPr>
      </w:pPr>
    </w:p>
    <w:p w14:paraId="19444D8A" w14:textId="32FF9689" w:rsidR="00902434" w:rsidRPr="002E62A0" w:rsidRDefault="00B253D2" w:rsidP="002C4E70">
      <w:pPr>
        <w:spacing w:line="480" w:lineRule="auto"/>
        <w:jc w:val="both"/>
        <w:rPr>
          <w:i/>
          <w:vanish/>
          <w:specVanish/>
        </w:rPr>
      </w:pPr>
      <w:bookmarkStart w:id="18" w:name="_Toc88648048"/>
      <w:r>
        <w:rPr>
          <w:i/>
        </w:rPr>
        <w:t>Figure 8</w:t>
      </w:r>
      <w:r w:rsidR="002E62A0" w:rsidRPr="002E62A0">
        <w:rPr>
          <w:i/>
        </w:rPr>
        <w:t xml:space="preserve">: </w:t>
      </w:r>
      <w:r w:rsidR="00902434" w:rsidRPr="002E62A0">
        <w:rPr>
          <w:i/>
        </w:rPr>
        <w:t>Bird’s-eye view of the experimental paradigm.</w:t>
      </w:r>
      <w:bookmarkEnd w:id="18"/>
      <w:r w:rsidR="00902434" w:rsidRPr="002E62A0">
        <w:rPr>
          <w:i/>
        </w:rPr>
        <w:t xml:space="preserve"> </w:t>
      </w:r>
    </w:p>
    <w:p w14:paraId="6C5F609A" w14:textId="77777777" w:rsidR="00902434" w:rsidRPr="002E62A0" w:rsidRDefault="00902434" w:rsidP="002C4E70">
      <w:pPr>
        <w:spacing w:line="480" w:lineRule="auto"/>
        <w:jc w:val="both"/>
        <w:rPr>
          <w:i/>
        </w:rPr>
      </w:pPr>
      <w:r w:rsidRPr="002E62A0">
        <w:rPr>
          <w:i/>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2209DA00" w14:textId="77777777" w:rsidR="00902434" w:rsidRPr="00F405DA" w:rsidRDefault="00902434" w:rsidP="002C4E70">
      <w:pPr>
        <w:pStyle w:val="Heading3"/>
        <w:spacing w:line="480" w:lineRule="auto"/>
        <w:jc w:val="both"/>
        <w:rPr>
          <w:sz w:val="24"/>
        </w:rPr>
      </w:pPr>
      <w:bookmarkStart w:id="19" w:name="_Toc88648199"/>
      <w:r w:rsidRPr="00F405DA">
        <w:rPr>
          <w:sz w:val="24"/>
        </w:rPr>
        <w:t>Procedure</w:t>
      </w:r>
      <w:bookmarkEnd w:id="19"/>
    </w:p>
    <w:p w14:paraId="6EFCF4C2" w14:textId="77777777" w:rsidR="00902434" w:rsidRPr="00F405DA" w:rsidRDefault="00902434" w:rsidP="00B4527B">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color w:val="000000"/>
        </w:rPr>
        <w:t xml:space="preserve">Informed </w:t>
      </w:r>
      <w:r>
        <w:rPr>
          <w:rFonts w:ascii="Arial" w:hAnsi="Arial" w:cs="Arial"/>
          <w:color w:val="000000"/>
        </w:rPr>
        <w:t xml:space="preserve">and written </w:t>
      </w:r>
      <w:r w:rsidRPr="00F405DA">
        <w:rPr>
          <w:rFonts w:ascii="Arial" w:hAnsi="Arial" w:cs="Arial"/>
          <w:color w:val="000000"/>
        </w:rPr>
        <w:t xml:space="preserve">consent was </w:t>
      </w:r>
      <w:proofErr w:type="gramStart"/>
      <w:r w:rsidRPr="00F405DA">
        <w:rPr>
          <w:rFonts w:ascii="Arial" w:hAnsi="Arial" w:cs="Arial"/>
          <w:color w:val="000000"/>
        </w:rPr>
        <w:t>obtained</w:t>
      </w:r>
      <w:proofErr w:type="gramEnd"/>
      <w:r w:rsidRPr="00F405DA">
        <w:rPr>
          <w:rFonts w:ascii="Arial" w:hAnsi="Arial" w:cs="Arial"/>
          <w:color w:val="000000"/>
        </w:rPr>
        <w:t xml:space="preserve"> and standardised procedural instructions were delivered. All procedures were approved by the University of Leeds School of Psychology Research Ethics Committee (Reference code: PSYC-183). </w:t>
      </w:r>
    </w:p>
    <w:p w14:paraId="7946B09B" w14:textId="14CBE659" w:rsidR="00902434" w:rsidRDefault="00902434" w:rsidP="002C4E70">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rPr>
        <w:t xml:space="preserve">Participants were placed into the standardised viewing position within the driving simulator and then completed 10 practice trials to familiarise themselves with the vehicle dynamics. </w:t>
      </w:r>
      <w:r>
        <w:rPr>
          <w:rFonts w:ascii="Arial" w:hAnsi="Arial" w:cs="Arial"/>
        </w:rPr>
        <w:t>P</w:t>
      </w:r>
      <w:r w:rsidRPr="00F405DA">
        <w:rPr>
          <w:rFonts w:ascii="Arial" w:hAnsi="Arial" w:cs="Arial"/>
        </w:rPr>
        <w:t xml:space="preserve">articipants </w:t>
      </w:r>
      <w:r w:rsidR="00E535E7">
        <w:rPr>
          <w:rFonts w:ascii="Arial" w:hAnsi="Arial" w:cs="Arial"/>
        </w:rPr>
        <w:t xml:space="preserve">were asked to </w:t>
      </w:r>
      <w:r w:rsidRPr="00F405DA">
        <w:rPr>
          <w:rFonts w:ascii="Arial" w:hAnsi="Arial" w:cs="Arial"/>
        </w:rPr>
        <w:t xml:space="preserve">steer </w:t>
      </w:r>
      <w:r>
        <w:rPr>
          <w:rFonts w:ascii="Arial" w:hAnsi="Arial" w:cs="Arial"/>
        </w:rPr>
        <w:t>the</w:t>
      </w:r>
      <w:r w:rsidRPr="00F405DA">
        <w:rPr>
          <w:rFonts w:ascii="Arial" w:hAnsi="Arial" w:cs="Arial"/>
        </w:rPr>
        <w:t xml:space="preserve"> vehicle to position themselves back onto the curved road-line</w:t>
      </w:r>
      <w:r>
        <w:rPr>
          <w:rFonts w:ascii="Arial" w:hAnsi="Arial" w:cs="Arial"/>
        </w:rPr>
        <w:t xml:space="preserve"> </w:t>
      </w:r>
      <w:r w:rsidR="00E535E7">
        <w:rPr>
          <w:rFonts w:ascii="Arial" w:hAnsi="Arial" w:cs="Arial"/>
        </w:rPr>
        <w:t xml:space="preserve">when </w:t>
      </w:r>
      <w:r>
        <w:rPr>
          <w:rFonts w:ascii="Arial" w:hAnsi="Arial" w:cs="Arial"/>
        </w:rPr>
        <w:t>they felt themselves deviating from it</w:t>
      </w:r>
      <w:r w:rsidRPr="00F405DA">
        <w:rPr>
          <w:rFonts w:ascii="Arial" w:hAnsi="Arial" w:cs="Arial"/>
        </w:rPr>
        <w:t>. At the beginning of each trial a 0.1 s mask was presented to in</w:t>
      </w:r>
      <w:r>
        <w:rPr>
          <w:rFonts w:ascii="Arial" w:hAnsi="Arial" w:cs="Arial"/>
        </w:rPr>
        <w:t xml:space="preserve">dicate the start of the trial. </w:t>
      </w:r>
      <w:r w:rsidRPr="00F405DA">
        <w:rPr>
          <w:rFonts w:ascii="Arial" w:hAnsi="Arial" w:cs="Arial"/>
        </w:rPr>
        <w:t xml:space="preserve">Participants then travelled for 1 </w:t>
      </w:r>
      <w:r>
        <w:rPr>
          <w:rFonts w:ascii="Arial" w:hAnsi="Arial" w:cs="Arial"/>
        </w:rPr>
        <w:t>s</w:t>
      </w:r>
      <w:r w:rsidRPr="00F405DA">
        <w:rPr>
          <w:rFonts w:ascii="Arial" w:hAnsi="Arial" w:cs="Arial"/>
        </w:rPr>
        <w:t xml:space="preserve"> across the textured ground plane.</w:t>
      </w:r>
      <w:r>
        <w:rPr>
          <w:rFonts w:ascii="Arial" w:hAnsi="Arial" w:cs="Arial"/>
        </w:rPr>
        <w:t xml:space="preserve"> </w:t>
      </w:r>
      <w:r w:rsidRPr="00F405DA">
        <w:rPr>
          <w:rFonts w:ascii="Arial" w:hAnsi="Arial" w:cs="Arial"/>
        </w:rPr>
        <w:t>Following this 1 s period, the road-line was pr</w:t>
      </w:r>
      <w:r>
        <w:rPr>
          <w:rFonts w:ascii="Arial" w:hAnsi="Arial" w:cs="Arial"/>
        </w:rPr>
        <w:t>esented for 5 s</w:t>
      </w:r>
      <w:r w:rsidRPr="00F405DA">
        <w:rPr>
          <w:rFonts w:ascii="Arial" w:hAnsi="Arial" w:cs="Arial"/>
        </w:rPr>
        <w:t xml:space="preserve">. Participants were instructed to </w:t>
      </w:r>
      <w:r w:rsidRPr="00F405DA">
        <w:rPr>
          <w:rFonts w:ascii="Arial" w:hAnsi="Arial" w:cs="Arial"/>
          <w:color w:val="000000"/>
        </w:rPr>
        <w:t xml:space="preserve">“make a steering adjustment, as fast and as smoothly as </w:t>
      </w:r>
      <w:r w:rsidRPr="00F405DA">
        <w:rPr>
          <w:rFonts w:ascii="Arial" w:hAnsi="Arial" w:cs="Arial"/>
          <w:color w:val="000000"/>
        </w:rPr>
        <w:lastRenderedPageBreak/>
        <w:t xml:space="preserve">possible, that would bring you back onto the road-line if you feel yourself deviate away from it”. After 5 s, the road-line </w:t>
      </w:r>
      <w:proofErr w:type="gramStart"/>
      <w:r w:rsidRPr="00F405DA">
        <w:rPr>
          <w:rFonts w:ascii="Arial" w:hAnsi="Arial" w:cs="Arial"/>
          <w:color w:val="000000"/>
        </w:rPr>
        <w:t>disappeared</w:t>
      </w:r>
      <w:proofErr w:type="gramEnd"/>
      <w:r w:rsidRPr="00F405DA">
        <w:rPr>
          <w:rFonts w:ascii="Arial" w:hAnsi="Arial" w:cs="Arial"/>
          <w:color w:val="000000"/>
        </w:rPr>
        <w:t xml:space="preserve"> and the particip</w:t>
      </w:r>
      <w:r>
        <w:rPr>
          <w:rFonts w:ascii="Arial" w:hAnsi="Arial" w:cs="Arial"/>
          <w:color w:val="000000"/>
        </w:rPr>
        <w:t>ant travelled for a further 1 s</w:t>
      </w:r>
      <w:r w:rsidRPr="00F405DA">
        <w:rPr>
          <w:rFonts w:ascii="Arial" w:hAnsi="Arial" w:cs="Arial"/>
          <w:color w:val="000000"/>
        </w:rPr>
        <w:t xml:space="preserve"> before the next trial began. The width </w:t>
      </w:r>
      <w:r>
        <w:rPr>
          <w:rFonts w:ascii="Arial" w:hAnsi="Arial" w:cs="Arial"/>
          <w:color w:val="000000"/>
        </w:rPr>
        <w:t>of the road-line was 0.05 m</w:t>
      </w:r>
      <w:r w:rsidRPr="00F405DA">
        <w:rPr>
          <w:rFonts w:ascii="Arial" w:hAnsi="Arial" w:cs="Arial"/>
          <w:color w:val="000000"/>
        </w:rPr>
        <w:t>. Each tri</w:t>
      </w:r>
      <w:r>
        <w:rPr>
          <w:rFonts w:ascii="Arial" w:hAnsi="Arial" w:cs="Arial"/>
          <w:color w:val="000000"/>
        </w:rPr>
        <w:t>al lasted approximately 7 s. Each radius-starting position</w:t>
      </w:r>
      <w:r w:rsidRPr="00F405DA">
        <w:rPr>
          <w:rFonts w:ascii="Arial" w:hAnsi="Arial" w:cs="Arial"/>
          <w:color w:val="000000"/>
        </w:rPr>
        <w:t xml:space="preserve"> condition contained </w:t>
      </w:r>
      <w:r w:rsidR="00166818">
        <w:rPr>
          <w:rFonts w:ascii="Arial" w:hAnsi="Arial" w:cs="Arial"/>
          <w:color w:val="000000"/>
        </w:rPr>
        <w:t>30</w:t>
      </w:r>
      <w:r>
        <w:rPr>
          <w:rFonts w:ascii="Arial" w:hAnsi="Arial" w:cs="Arial"/>
          <w:color w:val="000000"/>
        </w:rPr>
        <w:t xml:space="preserve"> trials, creating a run time</w:t>
      </w:r>
      <w:r w:rsidRPr="00F405DA">
        <w:rPr>
          <w:rFonts w:ascii="Arial" w:hAnsi="Arial" w:cs="Arial"/>
          <w:color w:val="000000"/>
        </w:rPr>
        <w:t xml:space="preserve"> of 17 and half minutes, with the </w:t>
      </w:r>
      <w:r>
        <w:rPr>
          <w:rFonts w:ascii="Arial" w:hAnsi="Arial" w:cs="Arial"/>
          <w:color w:val="000000"/>
        </w:rPr>
        <w:t xml:space="preserve">trials </w:t>
      </w:r>
      <w:r w:rsidRPr="00F405DA">
        <w:rPr>
          <w:rFonts w:ascii="Arial" w:hAnsi="Arial" w:cs="Arial"/>
          <w:color w:val="000000"/>
        </w:rPr>
        <w:t>being split into 6 blocks. Radius and starting position conditions were randomised</w:t>
      </w:r>
      <w:r>
        <w:rPr>
          <w:rFonts w:ascii="Arial" w:hAnsi="Arial" w:cs="Arial"/>
          <w:color w:val="000000"/>
        </w:rPr>
        <w:t xml:space="preserve"> to guard against order effects</w:t>
      </w:r>
      <w:r w:rsidRPr="00F405DA">
        <w:rPr>
          <w:rFonts w:ascii="Arial" w:hAnsi="Arial" w:cs="Arial"/>
          <w:color w:val="000000"/>
        </w:rPr>
        <w:t xml:space="preserve">. </w:t>
      </w:r>
    </w:p>
    <w:p w14:paraId="27F22D83" w14:textId="77777777" w:rsidR="00902434" w:rsidRPr="0037535D" w:rsidRDefault="00902434" w:rsidP="002C4E70">
      <w:pPr>
        <w:pStyle w:val="Heading2"/>
        <w:spacing w:line="480" w:lineRule="auto"/>
        <w:jc w:val="both"/>
        <w:rPr>
          <w:sz w:val="24"/>
        </w:rPr>
      </w:pPr>
      <w:bookmarkStart w:id="20" w:name="_Toc88648200"/>
      <w:r w:rsidRPr="0037535D">
        <w:rPr>
          <w:sz w:val="24"/>
        </w:rPr>
        <w:t>Analysis</w:t>
      </w:r>
      <w:bookmarkEnd w:id="20"/>
    </w:p>
    <w:p w14:paraId="10C8B02B" w14:textId="77777777" w:rsidR="00902434" w:rsidRPr="000530F2" w:rsidRDefault="00902434" w:rsidP="002C4E70">
      <w:pPr>
        <w:pStyle w:val="Heading3"/>
        <w:spacing w:line="480" w:lineRule="auto"/>
        <w:jc w:val="both"/>
        <w:rPr>
          <w:sz w:val="24"/>
        </w:rPr>
      </w:pPr>
      <w:bookmarkStart w:id="21" w:name="_Toc88648201"/>
      <w:r w:rsidRPr="000530F2">
        <w:rPr>
          <w:sz w:val="24"/>
        </w:rPr>
        <w:t>Pre-processing</w:t>
      </w:r>
      <w:bookmarkEnd w:id="21"/>
    </w:p>
    <w:p w14:paraId="1F2ECD43" w14:textId="08E6465A" w:rsidR="00902434" w:rsidRDefault="00A250E6" w:rsidP="002C4E70">
      <w:pPr>
        <w:spacing w:line="480" w:lineRule="auto"/>
        <w:jc w:val="both"/>
      </w:pPr>
      <w:proofErr w:type="gramStart"/>
      <w:r>
        <w:rPr>
          <w:color w:val="000000"/>
        </w:rPr>
        <w:t>In order to</w:t>
      </w:r>
      <w:proofErr w:type="gramEnd"/>
      <w:r>
        <w:rPr>
          <w:color w:val="000000"/>
        </w:rPr>
        <w:t xml:space="preserve"> identify valid steering responses,</w:t>
      </w:r>
      <w:r w:rsidR="00902434" w:rsidRPr="004C26BD">
        <w:rPr>
          <w:color w:val="000000"/>
        </w:rPr>
        <w:t xml:space="preserve"> </w:t>
      </w:r>
      <w:r>
        <w:rPr>
          <w:color w:val="000000"/>
        </w:rPr>
        <w:t>the s</w:t>
      </w:r>
      <w:r w:rsidR="00902434">
        <w:rPr>
          <w:color w:val="000000"/>
        </w:rPr>
        <w:t xml:space="preserve">teering wheel angle was </w:t>
      </w:r>
      <w:r w:rsidR="00E535E7">
        <w:rPr>
          <w:color w:val="000000"/>
        </w:rPr>
        <w:t xml:space="preserve">recorded and </w:t>
      </w:r>
      <w:r w:rsidR="00902434">
        <w:rPr>
          <w:color w:val="000000"/>
        </w:rPr>
        <w:t>differentiated in order to calculate the steering rate signal. A lower threshold (identifying the start of a correction</w:t>
      </w:r>
      <w:r>
        <w:rPr>
          <w:color w:val="000000"/>
        </w:rPr>
        <w:t xml:space="preserve">; </w:t>
      </w:r>
      <w:r w:rsidRPr="00A250E6">
        <w:rPr>
          <w:color w:val="000000"/>
        </w:rPr>
        <w:t>0.04</w:t>
      </w:r>
      <w:r>
        <w:rPr>
          <w:color w:val="000000"/>
        </w:rPr>
        <w:t>°/s</w:t>
      </w:r>
      <w:r w:rsidR="00902434">
        <w:rPr>
          <w:color w:val="000000"/>
        </w:rPr>
        <w:t>) and an upper threshold (ensuring the ensuing correction was of sufficient magnitude</w:t>
      </w:r>
      <w:r>
        <w:rPr>
          <w:color w:val="000000"/>
        </w:rPr>
        <w:t>; 0.07°/s</w:t>
      </w:r>
      <w:r w:rsidR="00902434">
        <w:rPr>
          <w:color w:val="000000"/>
        </w:rPr>
        <w:t xml:space="preserve">) were used on the steering rate signal to identify valid steering responses. Steering responses that did not exceed the upper threshold (thus not being large enough) or exceeded it but in less than 150 </w:t>
      </w:r>
      <w:proofErr w:type="spellStart"/>
      <w:r w:rsidR="00902434">
        <w:rPr>
          <w:color w:val="000000"/>
        </w:rPr>
        <w:t>ms</w:t>
      </w:r>
      <w:proofErr w:type="spellEnd"/>
      <w:r w:rsidR="00902434">
        <w:rPr>
          <w:color w:val="000000"/>
        </w:rPr>
        <w:t xml:space="preserve"> (thus being too fast) </w:t>
      </w:r>
      <w:commentRangeStart w:id="22"/>
      <w:commentRangeStart w:id="23"/>
      <w:commentRangeStart w:id="24"/>
      <w:r w:rsidR="00902434">
        <w:rPr>
          <w:color w:val="000000"/>
        </w:rPr>
        <w:t xml:space="preserve">were excluded. </w:t>
      </w:r>
      <w:commentRangeEnd w:id="22"/>
      <w:r w:rsidR="00E535E7">
        <w:rPr>
          <w:rStyle w:val="CommentReference"/>
        </w:rPr>
        <w:commentReference w:id="22"/>
      </w:r>
      <w:commentRangeEnd w:id="23"/>
      <w:r w:rsidR="005D1536">
        <w:rPr>
          <w:rStyle w:val="CommentReference"/>
        </w:rPr>
        <w:commentReference w:id="23"/>
      </w:r>
      <w:commentRangeEnd w:id="24"/>
      <w:r w:rsidR="002E5771">
        <w:rPr>
          <w:rStyle w:val="CommentReference"/>
        </w:rPr>
        <w:commentReference w:id="24"/>
      </w:r>
      <w:r w:rsidR="00274466">
        <w:t xml:space="preserve">Reaction times were calculated as the time that elapsed between the road-line being presented to when the steering rate surpassed the lower threshold. </w:t>
      </w:r>
      <w:r w:rsidR="00274466">
        <w:rPr>
          <w:bCs/>
          <w:color w:val="000000"/>
        </w:rPr>
        <w:t>From valid responses, t</w:t>
      </w:r>
      <w:r w:rsidR="00274466">
        <w:t xml:space="preserve">he lateral position error (LPE) was identified by calculating the lateral distance from the road-line to the closest point to the driver at steering onset. </w:t>
      </w:r>
    </w:p>
    <w:p w14:paraId="0525B1A8" w14:textId="3AD66E9C" w:rsidR="00D104AF" w:rsidRPr="00D104AF" w:rsidRDefault="00D104AF" w:rsidP="00D104AF">
      <w:pPr>
        <w:spacing w:line="480" w:lineRule="auto"/>
        <w:jc w:val="center"/>
        <w:rPr>
          <w:b/>
          <w:color w:val="000000"/>
        </w:rPr>
      </w:pPr>
      <w:r w:rsidRPr="00D104AF">
        <w:rPr>
          <w:b/>
          <w:color w:val="000000"/>
        </w:rPr>
        <w:t>[INSERT TABLE HERE ON EXCLUDED TRIALS]</w:t>
      </w:r>
    </w:p>
    <w:p w14:paraId="61853457" w14:textId="77777777" w:rsidR="00902434" w:rsidRDefault="00902434" w:rsidP="002C4E70">
      <w:pPr>
        <w:pStyle w:val="Heading3"/>
        <w:spacing w:line="480" w:lineRule="auto"/>
        <w:jc w:val="both"/>
        <w:rPr>
          <w:sz w:val="24"/>
        </w:rPr>
      </w:pPr>
      <w:bookmarkStart w:id="25" w:name="_Toc88648202"/>
      <w:r w:rsidRPr="00883EF0">
        <w:rPr>
          <w:sz w:val="24"/>
        </w:rPr>
        <w:lastRenderedPageBreak/>
        <w:t>Modelling steering response metrics</w:t>
      </w:r>
      <w:bookmarkEnd w:id="25"/>
    </w:p>
    <w:p w14:paraId="72CCCBE3" w14:textId="2AB95E65" w:rsidR="002821A8" w:rsidRDefault="001721F9" w:rsidP="002C4E70">
      <w:pPr>
        <w:spacing w:before="200" w:after="0" w:line="480" w:lineRule="auto"/>
        <w:jc w:val="both"/>
        <w:rPr>
          <w:szCs w:val="24"/>
        </w:rPr>
      </w:pPr>
      <w:r>
        <w:rPr>
          <w:szCs w:val="24"/>
        </w:rPr>
        <w:t>L</w:t>
      </w:r>
      <w:r w:rsidR="008D4548">
        <w:rPr>
          <w:szCs w:val="24"/>
        </w:rPr>
        <w:t xml:space="preserve">eft and right </w:t>
      </w:r>
      <w:r w:rsidR="00902434" w:rsidRPr="00883EF0">
        <w:rPr>
          <w:szCs w:val="24"/>
        </w:rPr>
        <w:t xml:space="preserve">trajectories were mirrored and collapsed into a single </w:t>
      </w:r>
      <w:r w:rsidR="00902434">
        <w:rPr>
          <w:szCs w:val="24"/>
        </w:rPr>
        <w:t>data set</w:t>
      </w:r>
      <w:r w:rsidR="00902434" w:rsidRPr="00883EF0">
        <w:rPr>
          <w:szCs w:val="24"/>
        </w:rPr>
        <w:t xml:space="preserve">. Straight line conditions were removed </w:t>
      </w:r>
      <w:r w:rsidR="00902434">
        <w:rPr>
          <w:szCs w:val="24"/>
        </w:rPr>
        <w:t xml:space="preserve">from further analysis </w:t>
      </w:r>
      <w:r w:rsidR="00902434" w:rsidRPr="00883EF0">
        <w:rPr>
          <w:szCs w:val="24"/>
        </w:rPr>
        <w:t xml:space="preserve">as these were only included </w:t>
      </w:r>
      <w:r w:rsidR="00902434">
        <w:rPr>
          <w:szCs w:val="24"/>
        </w:rPr>
        <w:t>to provide a response context whereby responses were not always required</w:t>
      </w:r>
      <w:r w:rsidR="00902434" w:rsidRPr="00883EF0">
        <w:rPr>
          <w:szCs w:val="24"/>
        </w:rPr>
        <w:t xml:space="preserve">. </w:t>
      </w:r>
      <w:r w:rsidR="00902434">
        <w:rPr>
          <w:szCs w:val="24"/>
        </w:rPr>
        <w:t>Analysis was, therefore, carried out on</w:t>
      </w:r>
      <w:r w:rsidR="00902434" w:rsidRPr="00883EF0">
        <w:rPr>
          <w:szCs w:val="24"/>
        </w:rPr>
        <w:t xml:space="preserve"> 3 radius conditions (1000 m, 1500 m, and 2000 m) and 3 starting position conditions (0 m, 4 m, and 8 m). Models were fitted using the </w:t>
      </w:r>
      <w:proofErr w:type="spellStart"/>
      <w:r w:rsidR="00902434" w:rsidRPr="00883EF0">
        <w:rPr>
          <w:i/>
          <w:szCs w:val="24"/>
        </w:rPr>
        <w:t>lmer</w:t>
      </w:r>
      <w:proofErr w:type="spellEnd"/>
      <w:r w:rsidR="00902434" w:rsidRPr="00883EF0">
        <w:rPr>
          <w:i/>
          <w:szCs w:val="24"/>
        </w:rPr>
        <w:t>()</w:t>
      </w:r>
      <w:r w:rsidR="00902434" w:rsidRPr="00883EF0">
        <w:rPr>
          <w:szCs w:val="24"/>
        </w:rPr>
        <w:t xml:space="preserve"> and </w:t>
      </w:r>
      <w:proofErr w:type="spellStart"/>
      <w:r w:rsidR="00902434" w:rsidRPr="00883EF0">
        <w:rPr>
          <w:i/>
          <w:szCs w:val="24"/>
        </w:rPr>
        <w:t>glmer</w:t>
      </w:r>
      <w:proofErr w:type="spellEnd"/>
      <w:r w:rsidR="00902434" w:rsidRPr="00883EF0">
        <w:rPr>
          <w:i/>
          <w:szCs w:val="24"/>
        </w:rPr>
        <w:t>()</w:t>
      </w:r>
      <w:r w:rsidR="00902434" w:rsidRPr="00883EF0">
        <w:rPr>
          <w:szCs w:val="24"/>
        </w:rPr>
        <w:t xml:space="preserve"> functions from the lme4 </w:t>
      </w:r>
      <w:r w:rsidR="008D4548">
        <w:rPr>
          <w:szCs w:val="24"/>
        </w:rPr>
        <w:fldChar w:fldCharType="begin" w:fldLock="1"/>
      </w:r>
      <w:r w:rsidR="002E3AEA">
        <w:rPr>
          <w:szCs w:val="24"/>
        </w:rPr>
        <w:instrText>ADDIN CSL_CITATION {"citationItems":[{"id":"ITEM-1","itemData":{"abstract":"Part 6: Nonlinear mixed modeling in R 1. Nonlinear mixed models 2. statistical theory, applications and approximations 3. model 4. comparing methods 5. fitting NLMMs","author":[{"dropping-particle":"","family":"Bates","given":"Douglas","non-dropping-particle":"","parse-names":false,"suffix":""}],"container-title":"Statistics","id":"ITEM-1","issued":{"date-parts":[["2011"]]},"page":"1-9","title":"Mixed models in R using the lme4 package Part 6 : Nonlinear mixed models","type":"article-journal"},"uris":["http://www.mendeley.com/documents/?uuid=e4f09b36-a957-3015-8d77-fd2f50762cd7"]}],"mendeley":{"formattedCitation":"(Bates, 2011)","manualFormatting":"(Bates, 2011)","plainTextFormattedCitation":"(Bates, 2011)","previouslyFormattedCitation":"(Bates, 2011)"},"properties":{"noteIndex":0},"schema":"https://github.com/citation-style-language/schema/raw/master/csl-citation.json"}</w:instrText>
      </w:r>
      <w:r w:rsidR="008D4548">
        <w:rPr>
          <w:szCs w:val="24"/>
        </w:rPr>
        <w:fldChar w:fldCharType="separate"/>
      </w:r>
      <w:r w:rsidR="008D4548">
        <w:rPr>
          <w:noProof/>
          <w:szCs w:val="24"/>
        </w:rPr>
        <w:t>(</w:t>
      </w:r>
      <w:r w:rsidR="008D4548" w:rsidRPr="008D4548">
        <w:rPr>
          <w:noProof/>
          <w:szCs w:val="24"/>
        </w:rPr>
        <w:t>Bates, 2011)</w:t>
      </w:r>
      <w:r w:rsidR="008D4548">
        <w:rPr>
          <w:szCs w:val="24"/>
        </w:rPr>
        <w:fldChar w:fldCharType="end"/>
      </w:r>
      <w:r w:rsidR="008D4548">
        <w:rPr>
          <w:szCs w:val="24"/>
        </w:rPr>
        <w:t xml:space="preserve"> </w:t>
      </w:r>
      <w:r w:rsidR="00902434" w:rsidRPr="00883EF0">
        <w:rPr>
          <w:szCs w:val="24"/>
        </w:rPr>
        <w:t xml:space="preserve">and </w:t>
      </w:r>
      <w:proofErr w:type="spellStart"/>
      <w:r w:rsidR="00902434" w:rsidRPr="00883EF0">
        <w:rPr>
          <w:i/>
          <w:szCs w:val="24"/>
        </w:rPr>
        <w:t>lmerTest</w:t>
      </w:r>
      <w:proofErr w:type="spellEnd"/>
      <w:r w:rsidR="00902434" w:rsidRPr="00883EF0">
        <w:rPr>
          <w:szCs w:val="24"/>
        </w:rPr>
        <w:t xml:space="preserve"> </w:t>
      </w:r>
      <w:r w:rsidR="00902434" w:rsidRPr="00883EF0">
        <w:rPr>
          <w:szCs w:val="24"/>
        </w:rPr>
        <w:fldChar w:fldCharType="begin" w:fldLock="1"/>
      </w:r>
      <w:r w:rsidR="00902434" w:rsidRPr="00883EF0">
        <w:rPr>
          <w:szCs w:val="24"/>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00902434" w:rsidRPr="00883EF0">
        <w:rPr>
          <w:szCs w:val="24"/>
        </w:rPr>
        <w:fldChar w:fldCharType="separate"/>
      </w:r>
      <w:r w:rsidR="00902434" w:rsidRPr="00883EF0">
        <w:rPr>
          <w:noProof/>
          <w:szCs w:val="24"/>
        </w:rPr>
        <w:t>(Luke, 2017)</w:t>
      </w:r>
      <w:r w:rsidR="00902434" w:rsidRPr="00883EF0">
        <w:rPr>
          <w:szCs w:val="24"/>
        </w:rPr>
        <w:fldChar w:fldCharType="end"/>
      </w:r>
      <w:r w:rsidR="00902434" w:rsidRPr="00883EF0">
        <w:rPr>
          <w:szCs w:val="24"/>
        </w:rPr>
        <w:t xml:space="preserve"> </w:t>
      </w:r>
      <w:r w:rsidR="008D4548" w:rsidRPr="00883EF0">
        <w:rPr>
          <w:szCs w:val="24"/>
        </w:rPr>
        <w:t xml:space="preserve">packages </w:t>
      </w:r>
      <w:r w:rsidR="00B34EC3">
        <w:rPr>
          <w:szCs w:val="24"/>
        </w:rPr>
        <w:t xml:space="preserve">in </w:t>
      </w:r>
      <w:r w:rsidR="00902434" w:rsidRPr="00883EF0">
        <w:rPr>
          <w:szCs w:val="24"/>
        </w:rPr>
        <w:t>R</w:t>
      </w:r>
      <w:r w:rsidR="00B34EC3">
        <w:rPr>
          <w:szCs w:val="24"/>
        </w:rPr>
        <w:t xml:space="preserve">. </w:t>
      </w:r>
      <w:r w:rsidR="002821A8">
        <w:t xml:space="preserve">In order to maintain model convergence, the </w:t>
      </w:r>
      <w:proofErr w:type="spellStart"/>
      <w:r w:rsidR="002821A8">
        <w:t>nAGQ</w:t>
      </w:r>
      <w:proofErr w:type="spellEnd"/>
      <w:r w:rsidR="002821A8">
        <w:t xml:space="preserve"> argument within the </w:t>
      </w:r>
      <w:proofErr w:type="spellStart"/>
      <w:r w:rsidR="002821A8" w:rsidRPr="002821A8">
        <w:rPr>
          <w:i/>
        </w:rPr>
        <w:t>glmer</w:t>
      </w:r>
      <w:proofErr w:type="spellEnd"/>
      <w:r w:rsidR="002821A8" w:rsidRPr="002821A8">
        <w:rPr>
          <w:i/>
        </w:rPr>
        <w:t>()</w:t>
      </w:r>
      <w:r w:rsidR="002821A8">
        <w:t xml:space="preserve"> function was set to 0 </w:t>
      </w:r>
      <w:r w:rsidR="002821A8">
        <w:fldChar w:fldCharType="begin" w:fldLock="1"/>
      </w:r>
      <w:r w:rsidR="002E3AEA">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002821A8">
        <w:fldChar w:fldCharType="separate"/>
      </w:r>
      <w:r w:rsidR="002821A8" w:rsidRPr="002821A8">
        <w:rPr>
          <w:noProof/>
        </w:rPr>
        <w:t>(Dorokhova &amp; Imperio, 2020)</w:t>
      </w:r>
      <w:r w:rsidR="002821A8">
        <w:fldChar w:fldCharType="end"/>
      </w:r>
      <w:r w:rsidR="002821A8">
        <w:t>.</w:t>
      </w:r>
      <w:r w:rsidR="002821A8" w:rsidRPr="00883EF0">
        <w:rPr>
          <w:szCs w:val="24"/>
        </w:rPr>
        <w:t xml:space="preserve"> </w:t>
      </w:r>
    </w:p>
    <w:p w14:paraId="5FB71B7C" w14:textId="3EA8A11D" w:rsidR="008D4548" w:rsidRDefault="002821A8" w:rsidP="002C4E70">
      <w:pPr>
        <w:spacing w:before="200" w:after="0" w:line="480" w:lineRule="auto"/>
        <w:jc w:val="both"/>
        <w:rPr>
          <w:szCs w:val="24"/>
          <w:shd w:val="clear" w:color="auto" w:fill="FFFFFF"/>
        </w:rPr>
      </w:pPr>
      <w:r>
        <w:rPr>
          <w:szCs w:val="24"/>
        </w:rPr>
        <w:t>T</w:t>
      </w:r>
      <w:r w:rsidR="00902434" w:rsidRPr="00883EF0">
        <w:rPr>
          <w:szCs w:val="24"/>
        </w:rPr>
        <w:t xml:space="preserve">he population mean </w:t>
      </w:r>
      <w:r w:rsidR="00902434" w:rsidRPr="00883EF0">
        <w:rPr>
          <w:rFonts w:eastAsiaTheme="minorEastAsia"/>
          <w:szCs w:val="24"/>
        </w:rPr>
        <w:t>(</w:t>
      </w:r>
      <m:oMath>
        <m:r>
          <w:rPr>
            <w:rFonts w:ascii="Cambria Math" w:hAnsi="Cambria Math"/>
            <w:szCs w:val="24"/>
          </w:rPr>
          <m:t>μ</m:t>
        </m:r>
      </m:oMath>
      <w:r w:rsidR="00902434" w:rsidRPr="00883EF0">
        <w:rPr>
          <w:rFonts w:eastAsiaTheme="minorEastAsia"/>
          <w:szCs w:val="24"/>
        </w:rPr>
        <w:t xml:space="preserve">) </w:t>
      </w:r>
      <w:r>
        <w:rPr>
          <w:rFonts w:eastAsiaTheme="minorEastAsia"/>
          <w:szCs w:val="24"/>
        </w:rPr>
        <w:t xml:space="preserve">of each steering metric </w:t>
      </w:r>
      <w:r w:rsidR="00902434" w:rsidRPr="00883EF0">
        <w:rPr>
          <w:rFonts w:eastAsiaTheme="minorEastAsia"/>
          <w:szCs w:val="24"/>
        </w:rPr>
        <w:t xml:space="preserve">was modelled </w:t>
      </w:r>
      <w:r w:rsidR="00902434">
        <w:rPr>
          <w:rFonts w:eastAsiaTheme="minorEastAsia"/>
          <w:szCs w:val="24"/>
        </w:rPr>
        <w:t>using</w:t>
      </w:r>
      <w:r w:rsidR="00902434" w:rsidRPr="00883EF0">
        <w:rPr>
          <w:rFonts w:eastAsiaTheme="minorEastAsia"/>
          <w:szCs w:val="24"/>
        </w:rPr>
        <w:t xml:space="preserve"> a linear model consisting of an intercept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oMath>
      <w:r w:rsidR="00902434" w:rsidRPr="00883EF0">
        <w:rPr>
          <w:rFonts w:eastAsiaTheme="minorEastAsia"/>
          <w:szCs w:val="24"/>
        </w:rPr>
        <w:t>), a coefficient representing radius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oMath>
      <w:r w:rsidR="00902434" w:rsidRPr="00883EF0">
        <w:rPr>
          <w:rFonts w:eastAsiaTheme="minorEastAsia"/>
          <w:szCs w:val="24"/>
        </w:rPr>
        <w:t>), a coefficient representing starting position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P</m:t>
            </m:r>
          </m:sub>
        </m:sSub>
      </m:oMath>
      <w:r w:rsidR="00902434" w:rsidRPr="00883EF0">
        <w:rPr>
          <w:rFonts w:eastAsiaTheme="minorEastAsia"/>
          <w:szCs w:val="24"/>
        </w:rPr>
        <w:t xml:space="preserve">), </w:t>
      </w:r>
      <w:r w:rsidR="00902434">
        <w:rPr>
          <w:rFonts w:eastAsiaTheme="minorEastAsia"/>
          <w:szCs w:val="24"/>
        </w:rPr>
        <w:t xml:space="preserve">and </w:t>
      </w:r>
      <w:r w:rsidR="00902434" w:rsidRPr="00883EF0">
        <w:rPr>
          <w:rFonts w:eastAsiaTheme="minorEastAsia"/>
          <w:szCs w:val="24"/>
        </w:rPr>
        <w:t xml:space="preserve">a coefficient representing the </w:t>
      </w:r>
      <w:r w:rsidR="00902434">
        <w:rPr>
          <w:rFonts w:eastAsiaTheme="minorEastAsia"/>
          <w:szCs w:val="24"/>
        </w:rPr>
        <w:t>interaction between radius and starting position</w:t>
      </w:r>
      <w:r w:rsidR="00902434" w:rsidRPr="00883EF0">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RP</m:t>
            </m:r>
          </m:sub>
        </m:sSub>
      </m:oMath>
      <w:r w:rsidR="00902434" w:rsidRPr="00883EF0">
        <w:rPr>
          <w:rFonts w:eastAsiaTheme="minorEastAsia"/>
          <w:szCs w:val="24"/>
        </w:rPr>
        <w:t>)</w:t>
      </w:r>
      <w:r w:rsidR="00902434">
        <w:rPr>
          <w:rFonts w:eastAsiaTheme="minorEastAsia"/>
          <w:szCs w:val="24"/>
        </w:rPr>
        <w:t xml:space="preserve">. </w:t>
      </w:r>
      <w:r w:rsidR="00902434" w:rsidRPr="00883EF0">
        <w:rPr>
          <w:rFonts w:eastAsiaTheme="minorEastAsia"/>
          <w:szCs w:val="24"/>
        </w:rPr>
        <w:t xml:space="preserve">It should be noted that the radius and starting position predictors </w:t>
      </w:r>
      <w:r w:rsidR="00902434">
        <w:rPr>
          <w:rFonts w:eastAsiaTheme="minorEastAsia"/>
          <w:szCs w:val="24"/>
        </w:rPr>
        <w:t>were on</w:t>
      </w:r>
      <w:r w:rsidR="00902434" w:rsidRPr="00883EF0">
        <w:rPr>
          <w:rFonts w:eastAsiaTheme="minorEastAsia"/>
          <w:szCs w:val="24"/>
        </w:rPr>
        <w:t xml:space="preserve"> different</w:t>
      </w:r>
      <w:r w:rsidR="00902434">
        <w:rPr>
          <w:rFonts w:eastAsiaTheme="minorEastAsia"/>
          <w:szCs w:val="24"/>
        </w:rPr>
        <w:t xml:space="preserve"> numerical</w:t>
      </w:r>
      <w:r w:rsidR="00902434" w:rsidRPr="00883EF0">
        <w:rPr>
          <w:rFonts w:eastAsiaTheme="minorEastAsia"/>
          <w:szCs w:val="24"/>
        </w:rPr>
        <w:t xml:space="preserve"> scales. Starting position levels </w:t>
      </w:r>
      <w:r w:rsidR="00902434">
        <w:rPr>
          <w:rFonts w:eastAsiaTheme="minorEastAsia"/>
          <w:szCs w:val="24"/>
        </w:rPr>
        <w:t>ranged from 0-8 m whereas radii ranged</w:t>
      </w:r>
      <w:r w:rsidR="00902434" w:rsidRPr="00883EF0">
        <w:rPr>
          <w:rFonts w:eastAsiaTheme="minorEastAsia"/>
          <w:szCs w:val="24"/>
        </w:rPr>
        <w:t xml:space="preserve"> from 1000-2000 m. This situation can cause numerical instability during model fitting which can lead to convergence issues. To solve this problem</w:t>
      </w:r>
      <w:r w:rsidR="00902434">
        <w:rPr>
          <w:rFonts w:eastAsiaTheme="minorEastAsia"/>
          <w:szCs w:val="24"/>
        </w:rPr>
        <w:t xml:space="preserve"> the </w:t>
      </w:r>
      <w:r w:rsidR="00902434" w:rsidRPr="00883EF0">
        <w:rPr>
          <w:rFonts w:eastAsiaTheme="minorEastAsia"/>
          <w:szCs w:val="24"/>
        </w:rPr>
        <w:t xml:space="preserve">predictor variable levels were standardised. The </w:t>
      </w:r>
      <w:proofErr w:type="gramStart"/>
      <w:r w:rsidR="00902434" w:rsidRPr="00883EF0">
        <w:rPr>
          <w:rFonts w:eastAsiaTheme="minorEastAsia"/>
          <w:i/>
          <w:szCs w:val="24"/>
        </w:rPr>
        <w:t>scale(</w:t>
      </w:r>
      <w:proofErr w:type="gramEnd"/>
      <w:r w:rsidR="00902434" w:rsidRPr="00883EF0">
        <w:rPr>
          <w:rFonts w:eastAsiaTheme="minorEastAsia"/>
          <w:i/>
          <w:szCs w:val="24"/>
        </w:rPr>
        <w:t>)</w:t>
      </w:r>
      <w:r w:rsidR="00902434" w:rsidRPr="00883EF0">
        <w:rPr>
          <w:rFonts w:eastAsiaTheme="minorEastAsia"/>
          <w:szCs w:val="24"/>
        </w:rPr>
        <w:t xml:space="preserve"> function </w:t>
      </w:r>
      <w:r w:rsidR="00902434">
        <w:rPr>
          <w:rFonts w:eastAsiaTheme="minorEastAsia"/>
          <w:szCs w:val="24"/>
        </w:rPr>
        <w:t>calculated</w:t>
      </w:r>
      <w:r w:rsidR="00902434" w:rsidRPr="00883EF0">
        <w:rPr>
          <w:rFonts w:eastAsiaTheme="minorEastAsia"/>
          <w:szCs w:val="24"/>
        </w:rPr>
        <w:t xml:space="preserve"> the mean and standard deviation of the predictor l</w:t>
      </w:r>
      <w:r w:rsidR="00902434">
        <w:rPr>
          <w:rFonts w:eastAsiaTheme="minorEastAsia"/>
          <w:szCs w:val="24"/>
        </w:rPr>
        <w:t xml:space="preserve">evels and then subtracted the mean and divided </w:t>
      </w:r>
      <w:r w:rsidR="00902434" w:rsidRPr="00883EF0">
        <w:rPr>
          <w:rFonts w:eastAsiaTheme="minorEastAsia"/>
          <w:szCs w:val="24"/>
        </w:rPr>
        <w:t xml:space="preserve">by the standard deviation for each level. By standardising the predictor variables, linear model coefficients </w:t>
      </w:r>
      <w:r w:rsidR="00902434">
        <w:rPr>
          <w:rFonts w:eastAsiaTheme="minorEastAsia"/>
          <w:szCs w:val="24"/>
        </w:rPr>
        <w:t>were</w:t>
      </w:r>
      <w:r w:rsidR="00902434" w:rsidRPr="00883EF0">
        <w:rPr>
          <w:rFonts w:eastAsiaTheme="minorEastAsia"/>
          <w:szCs w:val="24"/>
        </w:rPr>
        <w:t xml:space="preserve"> interpreted as the </w:t>
      </w:r>
      <w:r w:rsidR="00902434" w:rsidRPr="008D4548">
        <w:rPr>
          <w:rStyle w:val="Strong"/>
          <w:b w:val="0"/>
          <w:szCs w:val="24"/>
          <w:bdr w:val="none" w:sz="0" w:space="0" w:color="auto" w:frame="1"/>
          <w:shd w:val="clear" w:color="auto" w:fill="FFFFFF"/>
        </w:rPr>
        <w:t>change in the mean of the response for a 1 standard deviation increase in the predictor</w:t>
      </w:r>
      <w:r w:rsidR="00902434" w:rsidRPr="00883EF0">
        <w:rPr>
          <w:szCs w:val="24"/>
          <w:shd w:val="clear" w:color="auto" w:fill="FFFFFF"/>
        </w:rPr>
        <w:t xml:space="preserve">. </w:t>
      </w:r>
    </w:p>
    <w:p w14:paraId="19A1C610" w14:textId="24F5D709" w:rsidR="00364504" w:rsidRDefault="008D4548" w:rsidP="002C4E70">
      <w:pPr>
        <w:spacing w:before="200" w:after="0" w:line="480" w:lineRule="auto"/>
        <w:jc w:val="both"/>
        <w:rPr>
          <w:shd w:val="clear" w:color="auto" w:fill="FFFFFF"/>
        </w:rPr>
      </w:pPr>
      <w:r>
        <w:rPr>
          <w:shd w:val="clear" w:color="auto" w:fill="FFFFFF"/>
        </w:rPr>
        <w:t xml:space="preserve">For each </w:t>
      </w:r>
      <w:r w:rsidR="002821A8">
        <w:rPr>
          <w:shd w:val="clear" w:color="auto" w:fill="FFFFFF"/>
        </w:rPr>
        <w:t>steering metric</w:t>
      </w:r>
      <w:r>
        <w:rPr>
          <w:shd w:val="clear" w:color="auto" w:fill="FFFFFF"/>
        </w:rPr>
        <w:t xml:space="preserve">, candidate models were fitted </w:t>
      </w:r>
      <w:r w:rsidR="002821A8">
        <w:rPr>
          <w:shd w:val="clear" w:color="auto" w:fill="FFFFFF"/>
        </w:rPr>
        <w:t xml:space="preserve">with </w:t>
      </w:r>
      <w:r>
        <w:rPr>
          <w:shd w:val="clear" w:color="auto" w:fill="FFFFFF"/>
        </w:rPr>
        <w:t>Gamma, Inverse Gaussian, and Gaussian distributions.</w:t>
      </w:r>
      <w:r w:rsidR="001721F9">
        <w:rPr>
          <w:shd w:val="clear" w:color="auto" w:fill="FFFFFF"/>
        </w:rPr>
        <w:t xml:space="preserve"> This is because these distributions provide good statistical approximations of the positively skewed response distributions </w:t>
      </w:r>
      <w:r w:rsidR="001721F9">
        <w:rPr>
          <w:shd w:val="clear" w:color="auto" w:fill="FFFFFF"/>
        </w:rPr>
        <w:lastRenderedPageBreak/>
        <w:t xml:space="preserve">synonymous with reaction time and steering rate responses </w:t>
      </w:r>
      <w:r w:rsidR="001721F9">
        <w:rPr>
          <w:shd w:val="clear" w:color="auto" w:fill="FFFFFF"/>
        </w:rPr>
        <w:fldChar w:fldCharType="begin" w:fldLock="1"/>
      </w:r>
      <w:r w:rsidR="0000044C">
        <w:rPr>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001721F9">
        <w:rPr>
          <w:shd w:val="clear" w:color="auto" w:fill="FFFFFF"/>
        </w:rPr>
        <w:fldChar w:fldCharType="separate"/>
      </w:r>
      <w:r w:rsidR="001721F9" w:rsidRPr="001721F9">
        <w:rPr>
          <w:noProof/>
          <w:shd w:val="clear" w:color="auto" w:fill="FFFFFF"/>
        </w:rPr>
        <w:t>(Lo &amp; Andrews, 2015)</w:t>
      </w:r>
      <w:r w:rsidR="001721F9">
        <w:rPr>
          <w:shd w:val="clear" w:color="auto" w:fill="FFFFFF"/>
        </w:rPr>
        <w:fldChar w:fldCharType="end"/>
      </w:r>
      <w:r w:rsidR="001721F9">
        <w:rPr>
          <w:shd w:val="clear" w:color="auto" w:fill="FFFFFF"/>
        </w:rPr>
        <w:t>. Therefore</w:t>
      </w:r>
      <w:r w:rsidR="00D104AF">
        <w:rPr>
          <w:shd w:val="clear" w:color="auto" w:fill="FFFFFF"/>
        </w:rPr>
        <w:t>,</w:t>
      </w:r>
      <w:r w:rsidR="001721F9">
        <w:rPr>
          <w:shd w:val="clear" w:color="auto" w:fill="FFFFFF"/>
        </w:rPr>
        <w:t xml:space="preserve"> an improved estimation of the mean of the response could be generated. </w:t>
      </w:r>
      <w:r>
        <w:rPr>
          <w:shd w:val="clear" w:color="auto" w:fill="FFFFFF"/>
        </w:rPr>
        <w:t xml:space="preserve">The most parsimonious models </w:t>
      </w:r>
      <w:r w:rsidR="002E3AEA">
        <w:rPr>
          <w:shd w:val="clear" w:color="auto" w:fill="FFFFFF"/>
        </w:rPr>
        <w:t>for each metric were</w:t>
      </w:r>
      <w:r>
        <w:rPr>
          <w:shd w:val="clear" w:color="auto" w:fill="FFFFFF"/>
        </w:rPr>
        <w:t xml:space="preserve"> selected by comparing AIC values</w:t>
      </w:r>
      <w:r w:rsidR="002E3AEA">
        <w:rPr>
          <w:shd w:val="clear" w:color="auto" w:fill="FFFFFF"/>
        </w:rPr>
        <w:t>.</w:t>
      </w:r>
      <w:r w:rsidR="00A13963">
        <w:rPr>
          <w:shd w:val="clear" w:color="auto" w:fill="FFFFFF"/>
        </w:rPr>
        <w:t xml:space="preserve"> </w:t>
      </w:r>
      <w:r w:rsidR="00364504">
        <w:rPr>
          <w:shd w:val="clear" w:color="auto" w:fill="FFFFFF"/>
        </w:rPr>
        <w:t xml:space="preserve">When the maximal random </w:t>
      </w:r>
      <w:proofErr w:type="gramStart"/>
      <w:r w:rsidR="00364504">
        <w:rPr>
          <w:shd w:val="clear" w:color="auto" w:fill="FFFFFF"/>
        </w:rPr>
        <w:t>effects</w:t>
      </w:r>
      <w:proofErr w:type="gramEnd"/>
      <w:r w:rsidR="00364504">
        <w:rPr>
          <w:shd w:val="clear" w:color="auto" w:fill="FFFFFF"/>
        </w:rPr>
        <w:t xml:space="preserve"> structure would not converge or produced singularity estimates, </w:t>
      </w:r>
      <w:r w:rsidR="00D104AF">
        <w:rPr>
          <w:shd w:val="clear" w:color="auto" w:fill="FFFFFF"/>
        </w:rPr>
        <w:t>simplification of the random effects structure was conducted.</w:t>
      </w:r>
      <w:r w:rsidR="00D104AF" w:rsidRPr="00D104AF">
        <w:t xml:space="preserve"> </w:t>
      </w:r>
      <w:r w:rsidR="00D104AF">
        <w:t xml:space="preserve">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00D104AF">
        <w:t>Singmann</w:t>
      </w:r>
      <w:proofErr w:type="spellEnd"/>
      <w:r w:rsidR="00D104AF">
        <w:t xml:space="preserve"> &amp; Kellen, 2019)</w:t>
      </w:r>
      <w:r w:rsidR="00D104AF">
        <w:rPr>
          <w:shd w:val="clear" w:color="auto" w:fill="FFFFFF"/>
        </w:rPr>
        <w:t xml:space="preserve">. </w:t>
      </w:r>
      <w:r w:rsidR="00D104AF">
        <w:t>It has been suggested that correlations among the random slopes should be removed first as these contribute the largest number of random effects within the model when specifying two or more factors (</w:t>
      </w:r>
      <w:proofErr w:type="spellStart"/>
      <w:r w:rsidR="00D104AF">
        <w:t>Singmann</w:t>
      </w:r>
      <w:proofErr w:type="spellEnd"/>
      <w:r w:rsidR="00D104AF">
        <w:t xml:space="preserve"> &amp; Kellen, 2019)</w:t>
      </w:r>
      <w:r w:rsidR="00D104AF">
        <w:rPr>
          <w:shd w:val="clear" w:color="auto" w:fill="FFFFFF"/>
        </w:rPr>
        <w:t xml:space="preserve">. </w:t>
      </w:r>
      <w:r w:rsidR="00CB43F2" w:rsidRPr="008F365C">
        <w:rPr>
          <w:highlight w:val="yellow"/>
          <w:shd w:val="clear" w:color="auto" w:fill="FFFFFF"/>
        </w:rPr>
        <w:t>The distributional model equations</w:t>
      </w:r>
      <w:r w:rsidR="001C4074">
        <w:rPr>
          <w:highlight w:val="yellow"/>
          <w:shd w:val="clear" w:color="auto" w:fill="FFFFFF"/>
        </w:rPr>
        <w:t xml:space="preserve"> and AIC values</w:t>
      </w:r>
      <w:r w:rsidR="00CB43F2" w:rsidRPr="008F365C">
        <w:rPr>
          <w:highlight w:val="yellow"/>
          <w:shd w:val="clear" w:color="auto" w:fill="FFFFFF"/>
        </w:rPr>
        <w:t xml:space="preserve"> for each metric are provided in the supplemental material</w:t>
      </w:r>
      <w:r w:rsidR="00CB43F2">
        <w:rPr>
          <w:shd w:val="clear" w:color="auto" w:fill="FFFFFF"/>
        </w:rPr>
        <w:t>.</w:t>
      </w:r>
      <w:r w:rsidR="00364504">
        <w:rPr>
          <w:shd w:val="clear" w:color="auto" w:fill="FFFFFF"/>
        </w:rPr>
        <w:t xml:space="preserve"> </w:t>
      </w:r>
    </w:p>
    <w:p w14:paraId="2FC3B46F" w14:textId="77777777" w:rsidR="00902434" w:rsidRDefault="00902434" w:rsidP="002C4E70">
      <w:pPr>
        <w:pStyle w:val="Heading2"/>
        <w:spacing w:line="480" w:lineRule="auto"/>
        <w:jc w:val="both"/>
        <w:rPr>
          <w:sz w:val="24"/>
        </w:rPr>
      </w:pPr>
      <w:bookmarkStart w:id="26" w:name="_Toc88648206"/>
      <w:r w:rsidRPr="00022E26">
        <w:rPr>
          <w:sz w:val="24"/>
        </w:rPr>
        <w:t>Results</w:t>
      </w:r>
      <w:bookmarkEnd w:id="26"/>
    </w:p>
    <w:p w14:paraId="1D19A44E" w14:textId="501E2811" w:rsidR="00902434" w:rsidRDefault="00902434" w:rsidP="002C4E70">
      <w:pPr>
        <w:spacing w:line="480" w:lineRule="auto"/>
        <w:jc w:val="both"/>
      </w:pPr>
      <w:r>
        <w:t xml:space="preserve">A bird’s-eye view of the average trajectories </w:t>
      </w:r>
      <w:proofErr w:type="gramStart"/>
      <w:r>
        <w:t>were</w:t>
      </w:r>
      <w:proofErr w:type="gramEnd"/>
      <w:r>
        <w:t xml:space="preserve"> inspected to reveal how participants performed across con</w:t>
      </w:r>
      <w:r w:rsidR="00644F35">
        <w:t>diti</w:t>
      </w:r>
      <w:r w:rsidR="00B253D2">
        <w:t>ons on average (see Figure 9</w:t>
      </w:r>
      <w:r w:rsidR="00D300BA">
        <w:t xml:space="preserve">). </w:t>
      </w:r>
      <w:r>
        <w:t xml:space="preserve">The solid points denote the average position when participants first initiated </w:t>
      </w:r>
      <w:proofErr w:type="gramStart"/>
      <w:r>
        <w:t>steering</w:t>
      </w:r>
      <w:proofErr w:type="gramEnd"/>
      <w:r>
        <w:t xml:space="preserve"> and the </w:t>
      </w:r>
      <w:r w:rsidR="008240E1">
        <w:t xml:space="preserve">thick </w:t>
      </w:r>
      <w:r>
        <w:t xml:space="preserve">solid black curved line represents the road-line that was presented during the trial. </w:t>
      </w:r>
      <w:proofErr w:type="gramStart"/>
      <w:r>
        <w:t>Overall</w:t>
      </w:r>
      <w:proofErr w:type="gramEnd"/>
      <w:r>
        <w:t xml:space="preserve"> it appears that drivers responded at a further lateral distance from the road-line as the curvature increased. However</w:t>
      </w:r>
      <w:r w:rsidR="004E37D8">
        <w:t>,</w:t>
      </w:r>
      <w:r>
        <w:t xml:space="preserve"> because of the starting position manipulation, it is hard to determine from the trajectories whether there are between-level differences in </w:t>
      </w:r>
      <w:r>
        <w:lastRenderedPageBreak/>
        <w:t xml:space="preserve">where drivers responded. </w:t>
      </w:r>
      <w:proofErr w:type="gramStart"/>
      <w:r>
        <w:t>In order to</w:t>
      </w:r>
      <w:proofErr w:type="gramEnd"/>
      <w:r>
        <w:t xml:space="preserve"> examine this further, the parameters from the </w:t>
      </w:r>
      <w:commentRangeStart w:id="27"/>
      <w:r w:rsidR="00083CF3" w:rsidRPr="00FA6F74">
        <w:rPr>
          <w:i/>
          <w:noProof/>
        </w:rPr>
        <w:drawing>
          <wp:anchor distT="0" distB="0" distL="114300" distR="114300" simplePos="0" relativeHeight="251661824" behindDoc="1" locked="0" layoutInCell="1" allowOverlap="1" wp14:anchorId="1DE576A1" wp14:editId="1F03B6F6">
            <wp:simplePos x="0" y="0"/>
            <wp:positionH relativeFrom="margin">
              <wp:align>center</wp:align>
            </wp:positionH>
            <wp:positionV relativeFrom="paragraph">
              <wp:posOffset>702029</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7"/>
      <w:r>
        <w:t xml:space="preserve">models were investigated. </w:t>
      </w:r>
      <w:bookmarkStart w:id="28" w:name="_Ref83134192"/>
      <w:bookmarkEnd w:id="28"/>
    </w:p>
    <w:p w14:paraId="066156D5" w14:textId="77777777" w:rsidR="00083CF3" w:rsidRPr="00324F85" w:rsidRDefault="00083CF3" w:rsidP="00083CF3">
      <w:pPr>
        <w:spacing w:line="480" w:lineRule="auto"/>
        <w:jc w:val="both"/>
        <w:rPr>
          <w:i/>
          <w:vanish/>
          <w:specVanish/>
        </w:rPr>
      </w:pPr>
      <w:bookmarkStart w:id="29" w:name="_Toc88648052"/>
      <w:r w:rsidRPr="00324F85">
        <w:rPr>
          <w:i/>
        </w:rPr>
        <w:t xml:space="preserve">Figure </w:t>
      </w:r>
      <w:r>
        <w:rPr>
          <w:i/>
        </w:rPr>
        <w:t xml:space="preserve">9: </w:t>
      </w:r>
      <w:r w:rsidRPr="00324F85">
        <w:rPr>
          <w:i/>
        </w:rPr>
        <w:t>Bird’s-eye view of average participant trajectories for each radius and starting position condition.</w:t>
      </w:r>
      <w:bookmarkEnd w:id="29"/>
      <w:r w:rsidRPr="00324F85">
        <w:rPr>
          <w:i/>
        </w:rPr>
        <w:t xml:space="preserve"> </w:t>
      </w:r>
    </w:p>
    <w:p w14:paraId="5F4CEC23" w14:textId="77777777" w:rsidR="00083CF3" w:rsidRPr="00324F85" w:rsidRDefault="00083CF3" w:rsidP="00083CF3">
      <w:pPr>
        <w:spacing w:line="480" w:lineRule="auto"/>
        <w:jc w:val="both"/>
        <w:rPr>
          <w:i/>
        </w:rPr>
      </w:pPr>
      <w:r w:rsidRPr="00324F85">
        <w:rPr>
          <w:i/>
        </w:rPr>
        <w:t xml:space="preserve">The </w:t>
      </w:r>
      <w:r>
        <w:rPr>
          <w:i/>
        </w:rPr>
        <w:t xml:space="preserve">bold </w:t>
      </w:r>
      <w:r w:rsidRPr="00324F85">
        <w:rPr>
          <w:i/>
        </w:rPr>
        <w:t xml:space="preserve">black curved line represents the road-line presented to the driver. The </w:t>
      </w:r>
      <w:r>
        <w:rPr>
          <w:i/>
        </w:rPr>
        <w:t>thin solid/dashed/dotted</w:t>
      </w:r>
      <w:r w:rsidRPr="00324F85">
        <w:rPr>
          <w:i/>
        </w:rPr>
        <w:t xml:space="preserve"> lines represent average trajectories for each condition, and the </w:t>
      </w:r>
      <w:r>
        <w:rPr>
          <w:i/>
        </w:rPr>
        <w:t xml:space="preserve">circles </w:t>
      </w:r>
      <w:r w:rsidRPr="00324F85">
        <w:rPr>
          <w:i/>
        </w:rPr>
        <w:t>denote the average position at which driver</w:t>
      </w:r>
      <w:r>
        <w:rPr>
          <w:i/>
        </w:rPr>
        <w:t>s</w:t>
      </w:r>
      <w:r w:rsidRPr="00324F85">
        <w:rPr>
          <w:i/>
        </w:rPr>
        <w:t xml:space="preserve"> began to steer. The circle</w:t>
      </w:r>
      <w:r>
        <w:rPr>
          <w:i/>
        </w:rPr>
        <w:t xml:space="preserve"> fill shade</w:t>
      </w:r>
      <w:r w:rsidRPr="00324F85">
        <w:rPr>
          <w:i/>
        </w:rPr>
        <w:t xml:space="preserve"> </w:t>
      </w:r>
      <w:proofErr w:type="gramStart"/>
      <w:r w:rsidRPr="00324F85">
        <w:rPr>
          <w:i/>
        </w:rPr>
        <w:t>represent</w:t>
      </w:r>
      <w:proofErr w:type="gramEnd"/>
      <w:r>
        <w:rPr>
          <w:i/>
        </w:rPr>
        <w:t xml:space="preserve"> the</w:t>
      </w:r>
      <w:r w:rsidRPr="00324F85">
        <w:rPr>
          <w:i/>
        </w:rPr>
        <w:t xml:space="preserve"> 0 m (black), 4 m, (white), and 8 m (grey) conditions</w:t>
      </w:r>
      <w:r>
        <w:rPr>
          <w:i/>
        </w:rPr>
        <w:t>.</w:t>
      </w:r>
    </w:p>
    <w:p w14:paraId="16543D6E" w14:textId="568097E9" w:rsidR="00B538FB" w:rsidRDefault="00B538FB" w:rsidP="002C4E70">
      <w:pPr>
        <w:spacing w:line="480" w:lineRule="auto"/>
        <w:jc w:val="both"/>
      </w:pPr>
    </w:p>
    <w:p w14:paraId="54BF08E1" w14:textId="42562404" w:rsidR="00B538FB" w:rsidRDefault="00B538FB" w:rsidP="002C4E70">
      <w:pPr>
        <w:spacing w:line="480" w:lineRule="auto"/>
        <w:jc w:val="both"/>
      </w:pPr>
    </w:p>
    <w:p w14:paraId="7DB077A1" w14:textId="59A5EB1A" w:rsidR="00B538FB" w:rsidRDefault="00B538FB" w:rsidP="002C4E70">
      <w:pPr>
        <w:spacing w:line="480" w:lineRule="auto"/>
        <w:jc w:val="both"/>
      </w:pPr>
    </w:p>
    <w:p w14:paraId="4F93D15E" w14:textId="0183D311" w:rsidR="00B538FB" w:rsidRDefault="00B538FB" w:rsidP="002C4E70">
      <w:pPr>
        <w:spacing w:line="480" w:lineRule="auto"/>
        <w:jc w:val="both"/>
      </w:pPr>
    </w:p>
    <w:p w14:paraId="3536653A" w14:textId="57ECE75D" w:rsidR="00B538FB" w:rsidRDefault="00B538FB" w:rsidP="002C4E70">
      <w:pPr>
        <w:spacing w:line="480" w:lineRule="auto"/>
        <w:jc w:val="both"/>
      </w:pPr>
    </w:p>
    <w:p w14:paraId="45B1067E" w14:textId="3AB365DB" w:rsidR="00B538FB" w:rsidRPr="007C0598" w:rsidRDefault="003621C2" w:rsidP="002C4E70">
      <w:pPr>
        <w:spacing w:line="480" w:lineRule="auto"/>
        <w:jc w:val="both"/>
      </w:pPr>
      <w:r>
        <w:rPr>
          <w:i/>
          <w:noProof/>
        </w:rPr>
        <mc:AlternateContent>
          <mc:Choice Requires="wps">
            <w:drawing>
              <wp:anchor distT="0" distB="0" distL="114300" distR="114300" simplePos="0" relativeHeight="251664896" behindDoc="0" locked="0" layoutInCell="1" allowOverlap="1" wp14:anchorId="2E8350C1" wp14:editId="0B06209F">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7395B5" id="Straight Connector 15"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2848" behindDoc="0" locked="0" layoutInCell="1" allowOverlap="1" wp14:anchorId="1FAB6A40" wp14:editId="2AAF9CC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9A3493" id="Straight Connector 6"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3872" behindDoc="0" locked="0" layoutInCell="1" allowOverlap="1" wp14:anchorId="72D132CB" wp14:editId="241936E5">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A2C43C" id="Straight Connector 7"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r>
        <w:rPr>
          <w:rStyle w:val="CommentReference"/>
        </w:rPr>
        <w:commentReference w:id="27"/>
      </w:r>
    </w:p>
    <w:p w14:paraId="7C9BBB66" w14:textId="77777777" w:rsidR="00902434" w:rsidRPr="0018686E" w:rsidRDefault="00902434" w:rsidP="002C4E70">
      <w:pPr>
        <w:pStyle w:val="Heading3"/>
        <w:spacing w:line="480" w:lineRule="auto"/>
        <w:jc w:val="both"/>
        <w:rPr>
          <w:sz w:val="24"/>
        </w:rPr>
      </w:pPr>
      <w:bookmarkStart w:id="30" w:name="_Toc88648207"/>
      <w:r w:rsidRPr="0018686E">
        <w:rPr>
          <w:sz w:val="24"/>
        </w:rPr>
        <w:lastRenderedPageBreak/>
        <w:t>Reaction times</w:t>
      </w:r>
      <w:bookmarkEnd w:id="30"/>
    </w:p>
    <w:p w14:paraId="29F88EEA" w14:textId="4C3E2D8F" w:rsidR="00F1199D" w:rsidRDefault="00AA2CFB" w:rsidP="002C4E70">
      <w:pPr>
        <w:spacing w:line="480" w:lineRule="auto"/>
        <w:jc w:val="both"/>
      </w:pPr>
      <w:r>
        <w:t>Table 1</w:t>
      </w:r>
      <w:r w:rsidR="00902434" w:rsidRPr="00F60B0A">
        <w:t xml:space="preserve"> </w:t>
      </w:r>
      <w:r w:rsidR="00902434" w:rsidRPr="00585CF5">
        <w:t>summari</w:t>
      </w:r>
      <w:r w:rsidR="00902434">
        <w:t>s</w:t>
      </w:r>
      <w:r w:rsidR="00902434" w:rsidRPr="00585CF5">
        <w:t>es the fixed effects and standard error</w:t>
      </w:r>
      <w:r w:rsidR="00902434">
        <w:t>s</w:t>
      </w:r>
      <w:r w:rsidR="00902434" w:rsidRPr="00585CF5">
        <w:t xml:space="preserve"> for each predictor in the </w:t>
      </w:r>
      <w:r w:rsidR="00902434">
        <w:t xml:space="preserve">reaction time </w:t>
      </w:r>
      <w:r w:rsidR="00902434" w:rsidRPr="00585CF5">
        <w:t>model. Overall</w:t>
      </w:r>
      <w:r w:rsidR="00161FF6">
        <w:t>,</w:t>
      </w:r>
      <w:r w:rsidR="00902434" w:rsidRPr="00585CF5">
        <w:t xml:space="preserve"> there was a significant main effect of radius, starting position,</w:t>
      </w:r>
      <w:r w:rsidR="00902434">
        <w:t xml:space="preserve"> and a significant interaction. The interaction effect between radius and starting position is demonstrated in </w:t>
      </w:r>
      <w:r w:rsidR="00A13963">
        <w:t xml:space="preserve">Figure </w:t>
      </w:r>
      <w:r w:rsidR="00F1199D">
        <w:t>10C</w:t>
      </w:r>
      <w:r>
        <w:t xml:space="preserve">. </w:t>
      </w:r>
      <w:r w:rsidR="006F393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F393C">
        <w:rPr>
          <w:szCs w:val="32"/>
        </w:rPr>
        <w:t xml:space="preserve"> parameter suggests that for a one standard devi</w:t>
      </w:r>
      <w:r w:rsidR="00711189">
        <w:rPr>
          <w:szCs w:val="32"/>
        </w:rPr>
        <w:t>ation increase in radius</w:t>
      </w:r>
      <w:r w:rsidR="006F393C">
        <w:rPr>
          <w:szCs w:val="32"/>
        </w:rPr>
        <w:t>, starting position</w:t>
      </w:r>
      <w:r w:rsidR="00A84B94">
        <w:rPr>
          <w:szCs w:val="32"/>
        </w:rPr>
        <w:t>’</w:t>
      </w:r>
      <w:r w:rsidR="006F393C">
        <w:rPr>
          <w:szCs w:val="32"/>
        </w:rPr>
        <w:t xml:space="preserve">s effect on reaction </w:t>
      </w:r>
      <w:r w:rsidR="00A84B94">
        <w:rPr>
          <w:szCs w:val="32"/>
        </w:rPr>
        <w:t xml:space="preserve">times </w:t>
      </w:r>
      <w:r w:rsidR="006F393C">
        <w:rPr>
          <w:szCs w:val="32"/>
        </w:rPr>
        <w:t>increase</w:t>
      </w:r>
      <w:r w:rsidR="00A84B94">
        <w:rPr>
          <w:szCs w:val="32"/>
        </w:rPr>
        <w:t>s</w:t>
      </w:r>
      <w:r w:rsidR="006F393C">
        <w:rPr>
          <w:szCs w:val="32"/>
        </w:rPr>
        <w:t xml:space="preserve"> by </w:t>
      </w:r>
      <w:r w:rsidR="00F1199D">
        <w:rPr>
          <w:szCs w:val="32"/>
        </w:rPr>
        <w:t xml:space="preserve">0.01 m. </w:t>
      </w:r>
      <w:r w:rsidR="004E37D8">
        <w:rPr>
          <w:szCs w:val="32"/>
        </w:rPr>
        <w:t>T</w:t>
      </w:r>
      <w:r w:rsidR="00810223">
        <w:rPr>
          <w:szCs w:val="32"/>
        </w:rPr>
        <w:t>h</w:t>
      </w:r>
      <w:r w:rsidR="00F1199D">
        <w:rPr>
          <w:szCs w:val="32"/>
        </w:rPr>
        <w:t xml:space="preserve">e interaction </w:t>
      </w:r>
      <w:r w:rsidR="00810223">
        <w:rPr>
          <w:szCs w:val="32"/>
        </w:rPr>
        <w:t>appears to be driven by</w:t>
      </w:r>
      <w:r w:rsidR="004E37D8">
        <w:rPr>
          <w:szCs w:val="32"/>
        </w:rPr>
        <w:t xml:space="preserve"> the 4 m starting position manipulation</w:t>
      </w:r>
      <w:r w:rsidR="00810223">
        <w:rPr>
          <w:szCs w:val="32"/>
        </w:rPr>
        <w:t xml:space="preserve">; reaction times increase by a larger </w:t>
      </w:r>
      <w:r w:rsidR="004E37D8">
        <w:rPr>
          <w:szCs w:val="32"/>
        </w:rPr>
        <w:t>magnitude as radii become larger. This effect is not as prominent for conditions containing the 0 m starting position manipulation</w:t>
      </w:r>
      <w:r w:rsidR="00C56811">
        <w:rPr>
          <w:szCs w:val="32"/>
        </w:rPr>
        <w:t xml:space="preserve"> </w:t>
      </w:r>
      <w:r w:rsidR="00F1199D">
        <w:t>(see Figure 10</w:t>
      </w:r>
      <w:r w:rsidR="005F2434">
        <w:t>C</w:t>
      </w:r>
      <w:r w:rsidR="00AF40F9">
        <w:t>)</w:t>
      </w:r>
      <w:r w:rsidR="00F1199D">
        <w:t>. Under the Accumulator framework, it was expected that the slope of the dependency on radius would increase with decreasing starting positions (see Figure 10C). However</w:t>
      </w:r>
      <w:r w:rsidR="00B373EF">
        <w:t>,</w:t>
      </w:r>
      <w:r w:rsidR="00F1199D">
        <w:t xml:space="preserve"> the data demonstrates this relationship strongly between 8 m and 4 m, but not between 4 m and 0 m. Hence</w:t>
      </w:r>
      <w:r w:rsidR="00B373EF">
        <w:t>,</w:t>
      </w:r>
      <w:r w:rsidR="00F1199D">
        <w:t xml:space="preserve"> the current data could be taken to provide some support for the Accumulator framework. </w:t>
      </w:r>
    </w:p>
    <w:p w14:paraId="310833AB" w14:textId="7BC4D1D7" w:rsidR="00B373EF" w:rsidRDefault="00B373EF" w:rsidP="002C4E70">
      <w:pPr>
        <w:spacing w:line="480" w:lineRule="auto"/>
        <w:jc w:val="both"/>
      </w:pPr>
    </w:p>
    <w:p w14:paraId="48B32E26" w14:textId="718A4153" w:rsidR="00B373EF" w:rsidRDefault="00B373EF" w:rsidP="002C4E70">
      <w:pPr>
        <w:spacing w:line="480" w:lineRule="auto"/>
        <w:jc w:val="both"/>
      </w:pPr>
    </w:p>
    <w:p w14:paraId="5FF904BC" w14:textId="560FE499" w:rsidR="00B373EF" w:rsidRDefault="00B373EF" w:rsidP="002C4E70">
      <w:pPr>
        <w:spacing w:line="480" w:lineRule="auto"/>
        <w:jc w:val="both"/>
      </w:pPr>
    </w:p>
    <w:p w14:paraId="3AC19CD8" w14:textId="7C800324" w:rsidR="00B373EF" w:rsidRDefault="00B373EF" w:rsidP="002C4E70">
      <w:pPr>
        <w:spacing w:line="480" w:lineRule="auto"/>
        <w:jc w:val="both"/>
      </w:pPr>
    </w:p>
    <w:p w14:paraId="56058618" w14:textId="16FE7D78" w:rsidR="00B373EF" w:rsidRDefault="00B373EF" w:rsidP="002C4E70">
      <w:pPr>
        <w:spacing w:line="480" w:lineRule="auto"/>
        <w:jc w:val="both"/>
      </w:pPr>
    </w:p>
    <w:p w14:paraId="3C20342B" w14:textId="62134742" w:rsidR="00B373EF" w:rsidRDefault="00B373EF" w:rsidP="002C4E70">
      <w:pPr>
        <w:spacing w:line="480" w:lineRule="auto"/>
        <w:jc w:val="both"/>
      </w:pPr>
    </w:p>
    <w:p w14:paraId="18A1ACEF" w14:textId="19B5147A" w:rsidR="00B373EF" w:rsidRDefault="00B373EF" w:rsidP="002C4E70">
      <w:pPr>
        <w:spacing w:line="480" w:lineRule="auto"/>
        <w:jc w:val="both"/>
      </w:pPr>
    </w:p>
    <w:p w14:paraId="52DF4677" w14:textId="35FD8F5B" w:rsidR="00B373EF" w:rsidRDefault="00B373EF" w:rsidP="002C4E70">
      <w:pPr>
        <w:spacing w:line="480" w:lineRule="auto"/>
        <w:jc w:val="both"/>
      </w:pPr>
    </w:p>
    <w:p w14:paraId="5B71610F" w14:textId="625BC086" w:rsidR="00B373EF" w:rsidRDefault="00B373EF" w:rsidP="002C4E70">
      <w:pPr>
        <w:spacing w:line="480" w:lineRule="auto"/>
        <w:jc w:val="both"/>
      </w:pPr>
    </w:p>
    <w:p w14:paraId="35D00C49" w14:textId="3DC67116" w:rsidR="00F1199D" w:rsidRDefault="00B373EF" w:rsidP="002C4E70">
      <w:pPr>
        <w:spacing w:line="480" w:lineRule="auto"/>
        <w:jc w:val="both"/>
      </w:pPr>
      <w:r w:rsidRPr="00161FF6">
        <w:rPr>
          <w:b/>
          <w:noProof/>
        </w:rPr>
        <w:lastRenderedPageBreak/>
        <w:drawing>
          <wp:anchor distT="0" distB="0" distL="114300" distR="114300" simplePos="0" relativeHeight="251671040" behindDoc="1" locked="0" layoutInCell="1" allowOverlap="1" wp14:anchorId="34CDB57F" wp14:editId="254A9969">
            <wp:simplePos x="0" y="0"/>
            <wp:positionH relativeFrom="margin">
              <wp:align>center</wp:align>
            </wp:positionH>
            <wp:positionV relativeFrom="paragraph">
              <wp:posOffset>154380</wp:posOffset>
            </wp:positionV>
            <wp:extent cx="5401310" cy="2519680"/>
            <wp:effectExtent l="0" t="0" r="8890" b="0"/>
            <wp:wrapTight wrapText="bothSides">
              <wp:wrapPolygon edited="0">
                <wp:start x="0" y="0"/>
                <wp:lineTo x="0" y="21393"/>
                <wp:lineTo x="21559" y="21393"/>
                <wp:lineTo x="21559" y="0"/>
                <wp:lineTo x="0" y="0"/>
              </wp:wrapPolygon>
            </wp:wrapTight>
            <wp:docPr id="18" name="Picture 18" descr="C:\Users\pscmgo\OneDrive for Business\PhD\Project\Experiment_Code\TvA_analysis_curves\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cmgo\OneDrive for Business\PhD\Project\Experiment_Code\TvA_analysis_curves\Plots\Fig10.tif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31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5C554" w14:textId="30370757" w:rsidR="002B0573" w:rsidRDefault="002B0573" w:rsidP="002C4E70">
      <w:pPr>
        <w:spacing w:line="480" w:lineRule="auto"/>
        <w:jc w:val="both"/>
        <w:rPr>
          <w:i/>
        </w:rPr>
      </w:pPr>
      <w:r w:rsidRPr="00B373EF">
        <w:rPr>
          <w:i/>
        </w:rPr>
        <w:t>Figure 10: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4A21733D" w14:textId="202B92B1" w:rsidR="00B373EF" w:rsidRDefault="00B373EF" w:rsidP="002C4E70">
      <w:pPr>
        <w:spacing w:line="480" w:lineRule="auto"/>
        <w:jc w:val="both"/>
        <w:rPr>
          <w:i/>
        </w:rPr>
      </w:pPr>
    </w:p>
    <w:p w14:paraId="42A74CC5" w14:textId="4105D8A7" w:rsidR="00B373EF" w:rsidRDefault="00B373EF" w:rsidP="002C4E70">
      <w:pPr>
        <w:spacing w:line="480" w:lineRule="auto"/>
        <w:jc w:val="both"/>
        <w:rPr>
          <w:i/>
        </w:rPr>
      </w:pPr>
    </w:p>
    <w:p w14:paraId="18555763" w14:textId="73127A0B" w:rsidR="00B373EF" w:rsidRDefault="00B373EF" w:rsidP="002C4E70">
      <w:pPr>
        <w:spacing w:line="480" w:lineRule="auto"/>
        <w:jc w:val="both"/>
        <w:rPr>
          <w:i/>
        </w:rPr>
      </w:pPr>
    </w:p>
    <w:p w14:paraId="26E0DBCE" w14:textId="03372633" w:rsidR="00B373EF" w:rsidRDefault="00B373EF" w:rsidP="002C4E70">
      <w:pPr>
        <w:spacing w:line="480" w:lineRule="auto"/>
        <w:jc w:val="both"/>
        <w:rPr>
          <w:i/>
        </w:rPr>
      </w:pPr>
    </w:p>
    <w:p w14:paraId="75C12626" w14:textId="4A6A2A02" w:rsidR="00B373EF" w:rsidRDefault="00B373EF" w:rsidP="002C4E70">
      <w:pPr>
        <w:spacing w:line="480" w:lineRule="auto"/>
        <w:jc w:val="both"/>
        <w:rPr>
          <w:i/>
        </w:rPr>
      </w:pPr>
    </w:p>
    <w:p w14:paraId="65DA6019" w14:textId="1690CF2A" w:rsidR="00B373EF" w:rsidRDefault="00B373EF" w:rsidP="002C4E70">
      <w:pPr>
        <w:spacing w:line="480" w:lineRule="auto"/>
        <w:jc w:val="both"/>
        <w:rPr>
          <w:i/>
        </w:rPr>
      </w:pPr>
    </w:p>
    <w:p w14:paraId="4C683F4C" w14:textId="77777777" w:rsidR="00B373EF" w:rsidRPr="00B373EF" w:rsidRDefault="00B373EF" w:rsidP="002C4E70">
      <w:pPr>
        <w:spacing w:line="480" w:lineRule="auto"/>
        <w:jc w:val="both"/>
        <w:rPr>
          <w:i/>
        </w:rPr>
      </w:pPr>
    </w:p>
    <w:p w14:paraId="504A711E" w14:textId="205C2A17" w:rsidR="00902434" w:rsidRDefault="00902434" w:rsidP="002C4E70">
      <w:pPr>
        <w:spacing w:line="480" w:lineRule="auto"/>
        <w:jc w:val="both"/>
        <w:rPr>
          <w:i/>
        </w:rPr>
      </w:pPr>
      <w:bookmarkStart w:id="31" w:name="_Toc88647980"/>
      <w:r w:rsidRPr="003C022B">
        <w:rPr>
          <w:i/>
        </w:rPr>
        <w:lastRenderedPageBreak/>
        <w:t>Table</w:t>
      </w:r>
      <w:r w:rsidR="00AA2CFB">
        <w:rPr>
          <w:i/>
        </w:rPr>
        <w:t xml:space="preserve"> </w:t>
      </w:r>
      <w:r w:rsidR="003C022B" w:rsidRPr="003C022B">
        <w:rPr>
          <w:i/>
        </w:rPr>
        <w:t xml:space="preserve">1: </w:t>
      </w:r>
      <w:r w:rsidRPr="003C022B">
        <w:rPr>
          <w:i/>
        </w:rPr>
        <w:t>Fixed effect parameter estimates and standard errors from reaction time model</w:t>
      </w:r>
      <w:bookmarkEnd w:id="31"/>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AA2CFB" w:rsidRPr="00AA2CFB" w14:paraId="01286AB1" w14:textId="77777777" w:rsidTr="00AA2CFB">
        <w:trPr>
          <w:tblCellSpacing w:w="15" w:type="dxa"/>
          <w:jc w:val="center"/>
        </w:trPr>
        <w:tc>
          <w:tcPr>
            <w:tcW w:w="0" w:type="auto"/>
            <w:gridSpan w:val="2"/>
            <w:tcBorders>
              <w:top w:val="nil"/>
              <w:left w:val="nil"/>
              <w:bottom w:val="nil"/>
              <w:right w:val="nil"/>
            </w:tcBorders>
            <w:vAlign w:val="center"/>
            <w:hideMark/>
          </w:tcPr>
          <w:p w14:paraId="21381FCB" w14:textId="77777777" w:rsidR="00AA2CFB" w:rsidRPr="00AA2CFB" w:rsidRDefault="00AA2CFB">
            <w:pPr>
              <w:jc w:val="center"/>
              <w:rPr>
                <w:szCs w:val="24"/>
              </w:rPr>
            </w:pPr>
            <w:r w:rsidRPr="00AA2CFB">
              <w:rPr>
                <w:b/>
                <w:bCs/>
                <w:szCs w:val="24"/>
              </w:rPr>
              <w:t>Fixed effects</w:t>
            </w:r>
          </w:p>
        </w:tc>
      </w:tr>
      <w:tr w:rsidR="00AA2CFB" w:rsidRPr="00AA2CFB" w14:paraId="21A97E47" w14:textId="77777777" w:rsidTr="00AA2CFB">
        <w:trPr>
          <w:tblCellSpacing w:w="15" w:type="dxa"/>
          <w:jc w:val="center"/>
        </w:trPr>
        <w:tc>
          <w:tcPr>
            <w:tcW w:w="0" w:type="auto"/>
            <w:gridSpan w:val="2"/>
            <w:tcBorders>
              <w:bottom w:val="single" w:sz="6" w:space="0" w:color="000000"/>
            </w:tcBorders>
            <w:vAlign w:val="center"/>
            <w:hideMark/>
          </w:tcPr>
          <w:p w14:paraId="0691C7C5" w14:textId="77777777" w:rsidR="00AA2CFB" w:rsidRPr="00AA2CFB" w:rsidRDefault="00AA2CFB" w:rsidP="00AA2CFB">
            <w:pPr>
              <w:spacing w:after="0" w:line="240" w:lineRule="auto"/>
              <w:jc w:val="center"/>
              <w:rPr>
                <w:szCs w:val="24"/>
              </w:rPr>
            </w:pPr>
          </w:p>
        </w:tc>
      </w:tr>
      <w:tr w:rsidR="00AA2CFB" w:rsidRPr="00AA2CFB" w14:paraId="6115D5DC" w14:textId="77777777" w:rsidTr="00AA2CFB">
        <w:trPr>
          <w:tblCellSpacing w:w="15" w:type="dxa"/>
          <w:jc w:val="center"/>
        </w:trPr>
        <w:tc>
          <w:tcPr>
            <w:tcW w:w="0" w:type="auto"/>
            <w:vAlign w:val="center"/>
            <w:hideMark/>
          </w:tcPr>
          <w:p w14:paraId="7E5E211F" w14:textId="77777777" w:rsidR="00AA2CFB" w:rsidRPr="00AA2CFB" w:rsidRDefault="00AA2CFB" w:rsidP="00AA2CFB">
            <w:pPr>
              <w:spacing w:after="0" w:line="240" w:lineRule="auto"/>
              <w:jc w:val="center"/>
              <w:rPr>
                <w:sz w:val="20"/>
              </w:rPr>
            </w:pPr>
          </w:p>
        </w:tc>
        <w:tc>
          <w:tcPr>
            <w:tcW w:w="0" w:type="auto"/>
            <w:vAlign w:val="center"/>
            <w:hideMark/>
          </w:tcPr>
          <w:p w14:paraId="7C298D12" w14:textId="77777777" w:rsidR="00AA2CFB" w:rsidRPr="00AA2CFB" w:rsidRDefault="00AA2CFB" w:rsidP="00AA2CFB">
            <w:pPr>
              <w:spacing w:after="0" w:line="240" w:lineRule="auto"/>
              <w:jc w:val="center"/>
              <w:rPr>
                <w:szCs w:val="24"/>
              </w:rPr>
            </w:pPr>
            <w:r w:rsidRPr="00AA2CFB">
              <w:rPr>
                <w:i/>
                <w:iCs/>
                <w:szCs w:val="24"/>
              </w:rPr>
              <w:t>Dependent variable:</w:t>
            </w:r>
          </w:p>
        </w:tc>
      </w:tr>
      <w:tr w:rsidR="00AA2CFB" w:rsidRPr="00AA2CFB" w14:paraId="3C9C34FF" w14:textId="77777777" w:rsidTr="00AA2CFB">
        <w:trPr>
          <w:tblCellSpacing w:w="15" w:type="dxa"/>
          <w:jc w:val="center"/>
        </w:trPr>
        <w:tc>
          <w:tcPr>
            <w:tcW w:w="0" w:type="auto"/>
            <w:vAlign w:val="center"/>
            <w:hideMark/>
          </w:tcPr>
          <w:p w14:paraId="1DBA4F89" w14:textId="77777777" w:rsidR="00AA2CFB" w:rsidRPr="00AA2CFB" w:rsidRDefault="00AA2CFB" w:rsidP="00AA2CFB">
            <w:pPr>
              <w:spacing w:after="0" w:line="240" w:lineRule="auto"/>
              <w:jc w:val="center"/>
              <w:rPr>
                <w:szCs w:val="24"/>
              </w:rPr>
            </w:pPr>
          </w:p>
        </w:tc>
        <w:tc>
          <w:tcPr>
            <w:tcW w:w="0" w:type="auto"/>
            <w:tcBorders>
              <w:bottom w:val="single" w:sz="6" w:space="0" w:color="000000"/>
            </w:tcBorders>
            <w:vAlign w:val="center"/>
            <w:hideMark/>
          </w:tcPr>
          <w:p w14:paraId="0F8A02DB" w14:textId="77777777" w:rsidR="00AA2CFB" w:rsidRPr="00AA2CFB" w:rsidRDefault="00AA2CFB" w:rsidP="00AA2CFB">
            <w:pPr>
              <w:spacing w:after="0" w:line="240" w:lineRule="auto"/>
              <w:jc w:val="center"/>
              <w:rPr>
                <w:sz w:val="20"/>
              </w:rPr>
            </w:pPr>
          </w:p>
        </w:tc>
      </w:tr>
      <w:tr w:rsidR="00AA2CFB" w:rsidRPr="00AA2CFB" w14:paraId="3CF2839B" w14:textId="77777777" w:rsidTr="00AA2CFB">
        <w:trPr>
          <w:tblCellSpacing w:w="15" w:type="dxa"/>
          <w:jc w:val="center"/>
        </w:trPr>
        <w:tc>
          <w:tcPr>
            <w:tcW w:w="0" w:type="auto"/>
            <w:vAlign w:val="center"/>
            <w:hideMark/>
          </w:tcPr>
          <w:p w14:paraId="4FA9DF45" w14:textId="77777777" w:rsidR="00AA2CFB" w:rsidRPr="00AA2CFB" w:rsidRDefault="00AA2CFB" w:rsidP="00AA2CFB">
            <w:pPr>
              <w:spacing w:after="0" w:line="240" w:lineRule="auto"/>
              <w:jc w:val="center"/>
              <w:rPr>
                <w:sz w:val="20"/>
              </w:rPr>
            </w:pPr>
          </w:p>
        </w:tc>
        <w:tc>
          <w:tcPr>
            <w:tcW w:w="0" w:type="auto"/>
            <w:vAlign w:val="center"/>
            <w:hideMark/>
          </w:tcPr>
          <w:p w14:paraId="42E74297" w14:textId="77777777" w:rsidR="00AA2CFB" w:rsidRPr="00AA2CFB" w:rsidRDefault="00AA2CFB" w:rsidP="00AA2CFB">
            <w:pPr>
              <w:spacing w:after="0" w:line="240" w:lineRule="auto"/>
              <w:jc w:val="center"/>
              <w:rPr>
                <w:szCs w:val="24"/>
              </w:rPr>
            </w:pPr>
            <w:r w:rsidRPr="00AA2CFB">
              <w:rPr>
                <w:szCs w:val="24"/>
              </w:rPr>
              <w:t>Reaction time</w:t>
            </w:r>
          </w:p>
        </w:tc>
      </w:tr>
      <w:tr w:rsidR="00AA2CFB" w:rsidRPr="00AA2CFB" w14:paraId="73E3E6DF" w14:textId="77777777" w:rsidTr="00AA2CFB">
        <w:trPr>
          <w:tblCellSpacing w:w="15" w:type="dxa"/>
          <w:jc w:val="center"/>
        </w:trPr>
        <w:tc>
          <w:tcPr>
            <w:tcW w:w="0" w:type="auto"/>
            <w:gridSpan w:val="2"/>
            <w:tcBorders>
              <w:bottom w:val="single" w:sz="6" w:space="0" w:color="000000"/>
            </w:tcBorders>
            <w:vAlign w:val="center"/>
            <w:hideMark/>
          </w:tcPr>
          <w:p w14:paraId="3EAFA89A" w14:textId="77777777" w:rsidR="00AA2CFB" w:rsidRPr="00AA2CFB" w:rsidRDefault="00AA2CFB" w:rsidP="00AA2CFB">
            <w:pPr>
              <w:spacing w:after="0" w:line="240" w:lineRule="auto"/>
              <w:jc w:val="center"/>
              <w:rPr>
                <w:szCs w:val="24"/>
              </w:rPr>
            </w:pPr>
          </w:p>
        </w:tc>
      </w:tr>
      <w:tr w:rsidR="00AA2CFB" w:rsidRPr="00AA2CFB" w14:paraId="2201980C" w14:textId="77777777" w:rsidTr="00AA2CFB">
        <w:trPr>
          <w:tblCellSpacing w:w="15" w:type="dxa"/>
          <w:jc w:val="center"/>
        </w:trPr>
        <w:tc>
          <w:tcPr>
            <w:tcW w:w="0" w:type="auto"/>
            <w:vAlign w:val="center"/>
            <w:hideMark/>
          </w:tcPr>
          <w:p w14:paraId="091CEB6E" w14:textId="70AF841C" w:rsidR="00AA2CFB" w:rsidRPr="00AA2CFB" w:rsidRDefault="00BF76D6"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35809C86" w14:textId="0CC5EA1C" w:rsidR="00AA2CFB" w:rsidRPr="00B373EF" w:rsidRDefault="00B373EF" w:rsidP="00AA2CFB">
            <w:pPr>
              <w:spacing w:after="0" w:line="240" w:lineRule="auto"/>
              <w:jc w:val="center"/>
              <w:rPr>
                <w:szCs w:val="24"/>
              </w:rPr>
            </w:pPr>
            <w:r w:rsidRPr="00B373EF">
              <w:rPr>
                <w:color w:val="000000"/>
                <w:szCs w:val="24"/>
              </w:rPr>
              <w:t>0.672</w:t>
            </w:r>
            <w:r w:rsidRPr="00B373EF">
              <w:rPr>
                <w:color w:val="000000"/>
                <w:szCs w:val="24"/>
                <w:vertAlign w:val="superscript"/>
              </w:rPr>
              <w:t>***</w:t>
            </w:r>
            <w:r w:rsidRPr="00B373EF">
              <w:rPr>
                <w:color w:val="000000"/>
                <w:szCs w:val="24"/>
              </w:rPr>
              <w:t> (0.029)</w:t>
            </w:r>
          </w:p>
        </w:tc>
      </w:tr>
      <w:tr w:rsidR="00AA2CFB" w:rsidRPr="00AA2CFB" w14:paraId="6BB5D181" w14:textId="77777777" w:rsidTr="00AA2CFB">
        <w:trPr>
          <w:tblCellSpacing w:w="15" w:type="dxa"/>
          <w:jc w:val="center"/>
        </w:trPr>
        <w:tc>
          <w:tcPr>
            <w:tcW w:w="0" w:type="auto"/>
            <w:vAlign w:val="center"/>
            <w:hideMark/>
          </w:tcPr>
          <w:p w14:paraId="3232D642" w14:textId="06CCD0DA" w:rsidR="00AA2CFB" w:rsidRPr="00AA2CFB" w:rsidRDefault="00BF76D6"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m:t>
                    </m:r>
                  </m:sub>
                </m:sSub>
              </m:oMath>
            </m:oMathPara>
          </w:p>
        </w:tc>
        <w:tc>
          <w:tcPr>
            <w:tcW w:w="0" w:type="auto"/>
            <w:vAlign w:val="center"/>
            <w:hideMark/>
          </w:tcPr>
          <w:p w14:paraId="635269E8" w14:textId="7477DF09" w:rsidR="00AA2CFB" w:rsidRPr="00B373EF" w:rsidRDefault="00B373EF" w:rsidP="00AA2CFB">
            <w:pPr>
              <w:spacing w:after="0" w:line="240" w:lineRule="auto"/>
              <w:jc w:val="center"/>
              <w:rPr>
                <w:szCs w:val="24"/>
              </w:rPr>
            </w:pPr>
            <w:r w:rsidRPr="00B373EF">
              <w:rPr>
                <w:color w:val="000000"/>
                <w:szCs w:val="24"/>
              </w:rPr>
              <w:t>0.050</w:t>
            </w:r>
            <w:r w:rsidRPr="00B373EF">
              <w:rPr>
                <w:color w:val="000000"/>
                <w:szCs w:val="24"/>
                <w:vertAlign w:val="superscript"/>
              </w:rPr>
              <w:t>***</w:t>
            </w:r>
            <w:r w:rsidRPr="00B373EF">
              <w:rPr>
                <w:color w:val="000000"/>
                <w:szCs w:val="24"/>
              </w:rPr>
              <w:t> (0.008)</w:t>
            </w:r>
          </w:p>
        </w:tc>
      </w:tr>
      <w:tr w:rsidR="00AA2CFB" w:rsidRPr="00AA2CFB" w14:paraId="30F929E1" w14:textId="77777777" w:rsidTr="00AA2CFB">
        <w:trPr>
          <w:tblCellSpacing w:w="15" w:type="dxa"/>
          <w:jc w:val="center"/>
        </w:trPr>
        <w:tc>
          <w:tcPr>
            <w:tcW w:w="0" w:type="auto"/>
            <w:vAlign w:val="center"/>
            <w:hideMark/>
          </w:tcPr>
          <w:p w14:paraId="3933351B" w14:textId="72E0EF0F" w:rsidR="00AA2CFB" w:rsidRPr="00AA2CFB" w:rsidRDefault="00BF76D6"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7C890E5E" w14:textId="73076737" w:rsidR="00AA2CFB" w:rsidRPr="00B373EF" w:rsidRDefault="00B373EF" w:rsidP="00AA2CFB">
            <w:pPr>
              <w:spacing w:after="0" w:line="240" w:lineRule="auto"/>
              <w:jc w:val="center"/>
              <w:rPr>
                <w:szCs w:val="24"/>
              </w:rPr>
            </w:pPr>
            <w:r w:rsidRPr="00B373EF">
              <w:rPr>
                <w:color w:val="000000"/>
                <w:szCs w:val="24"/>
              </w:rPr>
              <w:t>-0.080</w:t>
            </w:r>
            <w:r w:rsidRPr="00B373EF">
              <w:rPr>
                <w:color w:val="000000"/>
                <w:szCs w:val="24"/>
                <w:vertAlign w:val="superscript"/>
              </w:rPr>
              <w:t>***</w:t>
            </w:r>
            <w:r w:rsidRPr="00B373EF">
              <w:rPr>
                <w:color w:val="000000"/>
                <w:szCs w:val="24"/>
              </w:rPr>
              <w:t> (0.011)</w:t>
            </w:r>
          </w:p>
        </w:tc>
      </w:tr>
      <w:tr w:rsidR="00AA2CFB" w:rsidRPr="00AA2CFB" w14:paraId="2B95E673" w14:textId="77777777" w:rsidTr="00AA2CFB">
        <w:trPr>
          <w:tblCellSpacing w:w="15" w:type="dxa"/>
          <w:jc w:val="center"/>
        </w:trPr>
        <w:tc>
          <w:tcPr>
            <w:tcW w:w="0" w:type="auto"/>
            <w:vAlign w:val="center"/>
            <w:hideMark/>
          </w:tcPr>
          <w:p w14:paraId="61C86EC8" w14:textId="459CF37C" w:rsidR="00AA2CFB" w:rsidRPr="00AA2CFB" w:rsidRDefault="00BF76D6"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614EEAE3" w14:textId="29833A27" w:rsidR="00AA2CFB" w:rsidRPr="00B373EF" w:rsidRDefault="00B373EF" w:rsidP="00AA2CFB">
            <w:pPr>
              <w:spacing w:after="0" w:line="240" w:lineRule="auto"/>
              <w:jc w:val="center"/>
              <w:rPr>
                <w:szCs w:val="24"/>
              </w:rPr>
            </w:pPr>
            <w:r w:rsidRPr="00B373EF">
              <w:rPr>
                <w:color w:val="000000"/>
                <w:szCs w:val="24"/>
              </w:rPr>
              <w:t>-0.010</w:t>
            </w:r>
            <w:r w:rsidRPr="00B373EF">
              <w:rPr>
                <w:color w:val="000000"/>
                <w:szCs w:val="24"/>
                <w:vertAlign w:val="superscript"/>
              </w:rPr>
              <w:t>**</w:t>
            </w:r>
            <w:r w:rsidRPr="00B373EF">
              <w:rPr>
                <w:color w:val="000000"/>
                <w:szCs w:val="24"/>
              </w:rPr>
              <w:t> (0.004)</w:t>
            </w:r>
          </w:p>
        </w:tc>
      </w:tr>
      <w:tr w:rsidR="00AA2CFB" w:rsidRPr="00AA2CFB" w14:paraId="67DB2B26" w14:textId="77777777" w:rsidTr="00AA2CFB">
        <w:trPr>
          <w:tblCellSpacing w:w="15" w:type="dxa"/>
          <w:jc w:val="center"/>
        </w:trPr>
        <w:tc>
          <w:tcPr>
            <w:tcW w:w="0" w:type="auto"/>
            <w:gridSpan w:val="2"/>
            <w:tcBorders>
              <w:bottom w:val="single" w:sz="6" w:space="0" w:color="000000"/>
            </w:tcBorders>
            <w:vAlign w:val="center"/>
            <w:hideMark/>
          </w:tcPr>
          <w:p w14:paraId="30B69768" w14:textId="77777777" w:rsidR="00AA2CFB" w:rsidRPr="00AA2CFB" w:rsidRDefault="00AA2CFB" w:rsidP="00AA2CFB">
            <w:pPr>
              <w:spacing w:after="0" w:line="240" w:lineRule="auto"/>
              <w:jc w:val="center"/>
              <w:rPr>
                <w:szCs w:val="24"/>
              </w:rPr>
            </w:pPr>
          </w:p>
        </w:tc>
      </w:tr>
      <w:tr w:rsidR="00AA2CFB" w:rsidRPr="00AA2CFB" w14:paraId="3B9B538B" w14:textId="77777777" w:rsidTr="00AA2CFB">
        <w:trPr>
          <w:tblCellSpacing w:w="15" w:type="dxa"/>
          <w:jc w:val="center"/>
        </w:trPr>
        <w:tc>
          <w:tcPr>
            <w:tcW w:w="0" w:type="auto"/>
            <w:vAlign w:val="center"/>
            <w:hideMark/>
          </w:tcPr>
          <w:p w14:paraId="5E133DC0" w14:textId="77777777" w:rsidR="00AA2CFB" w:rsidRPr="00AA2CFB" w:rsidRDefault="00AA2CFB" w:rsidP="00AA2CFB">
            <w:pPr>
              <w:spacing w:after="0" w:line="240" w:lineRule="auto"/>
              <w:rPr>
                <w:szCs w:val="24"/>
              </w:rPr>
            </w:pPr>
            <w:r w:rsidRPr="00AA2CFB">
              <w:rPr>
                <w:szCs w:val="24"/>
              </w:rPr>
              <w:t>Participants</w:t>
            </w:r>
          </w:p>
        </w:tc>
        <w:tc>
          <w:tcPr>
            <w:tcW w:w="0" w:type="auto"/>
            <w:vAlign w:val="center"/>
            <w:hideMark/>
          </w:tcPr>
          <w:p w14:paraId="2334CCA3" w14:textId="23E56B0E" w:rsidR="00AA2CFB" w:rsidRPr="00AA2CFB" w:rsidRDefault="00AA2CFB" w:rsidP="00AA2CFB">
            <w:pPr>
              <w:spacing w:after="0" w:line="240" w:lineRule="auto"/>
              <w:jc w:val="center"/>
              <w:rPr>
                <w:szCs w:val="24"/>
              </w:rPr>
            </w:pPr>
            <w:r w:rsidRPr="00AA2CFB">
              <w:rPr>
                <w:szCs w:val="24"/>
              </w:rPr>
              <w:t>1</w:t>
            </w:r>
            <w:r w:rsidR="00B373EF">
              <w:rPr>
                <w:szCs w:val="24"/>
              </w:rPr>
              <w:t>0</w:t>
            </w:r>
          </w:p>
        </w:tc>
      </w:tr>
      <w:tr w:rsidR="00AA2CFB" w:rsidRPr="00AA2CFB" w14:paraId="076E40E8" w14:textId="77777777" w:rsidTr="00AA2CFB">
        <w:trPr>
          <w:tblCellSpacing w:w="15" w:type="dxa"/>
          <w:jc w:val="center"/>
        </w:trPr>
        <w:tc>
          <w:tcPr>
            <w:tcW w:w="0" w:type="auto"/>
            <w:vAlign w:val="center"/>
            <w:hideMark/>
          </w:tcPr>
          <w:p w14:paraId="50E0DC87" w14:textId="77777777" w:rsidR="00AA2CFB" w:rsidRPr="00AA2CFB" w:rsidRDefault="00AA2CFB" w:rsidP="00AA2CFB">
            <w:pPr>
              <w:spacing w:after="0" w:line="240" w:lineRule="auto"/>
              <w:rPr>
                <w:szCs w:val="24"/>
              </w:rPr>
            </w:pPr>
            <w:r w:rsidRPr="00AA2CFB">
              <w:rPr>
                <w:szCs w:val="24"/>
              </w:rPr>
              <w:t>Observations</w:t>
            </w:r>
          </w:p>
        </w:tc>
        <w:tc>
          <w:tcPr>
            <w:tcW w:w="0" w:type="auto"/>
            <w:vAlign w:val="center"/>
            <w:hideMark/>
          </w:tcPr>
          <w:p w14:paraId="5D79097F" w14:textId="224FC760" w:rsidR="00AA2CFB" w:rsidRPr="00AA2CFB" w:rsidRDefault="00B373EF" w:rsidP="00AA2CFB">
            <w:pPr>
              <w:spacing w:after="0" w:line="240" w:lineRule="auto"/>
              <w:jc w:val="center"/>
              <w:rPr>
                <w:szCs w:val="24"/>
              </w:rPr>
            </w:pPr>
            <w:r>
              <w:rPr>
                <w:szCs w:val="24"/>
              </w:rPr>
              <w:t>2437</w:t>
            </w:r>
          </w:p>
        </w:tc>
      </w:tr>
      <w:tr w:rsidR="00AA2CFB" w:rsidRPr="00AA2CFB" w14:paraId="7FC8D754" w14:textId="77777777" w:rsidTr="00AA2CFB">
        <w:trPr>
          <w:tblCellSpacing w:w="15" w:type="dxa"/>
          <w:jc w:val="center"/>
        </w:trPr>
        <w:tc>
          <w:tcPr>
            <w:tcW w:w="0" w:type="auto"/>
            <w:gridSpan w:val="2"/>
            <w:tcBorders>
              <w:bottom w:val="single" w:sz="6" w:space="0" w:color="000000"/>
            </w:tcBorders>
            <w:vAlign w:val="center"/>
            <w:hideMark/>
          </w:tcPr>
          <w:p w14:paraId="2BBCA9BF" w14:textId="77777777" w:rsidR="00AA2CFB" w:rsidRPr="00AA2CFB" w:rsidRDefault="00AA2CFB" w:rsidP="00AA2CFB">
            <w:pPr>
              <w:spacing w:after="0" w:line="240" w:lineRule="auto"/>
              <w:jc w:val="center"/>
              <w:rPr>
                <w:szCs w:val="24"/>
              </w:rPr>
            </w:pPr>
          </w:p>
        </w:tc>
      </w:tr>
      <w:tr w:rsidR="00AA2CFB" w:rsidRPr="00AA2CFB" w14:paraId="751DCFD1" w14:textId="77777777" w:rsidTr="00AA2CFB">
        <w:trPr>
          <w:tblCellSpacing w:w="15" w:type="dxa"/>
          <w:jc w:val="center"/>
        </w:trPr>
        <w:tc>
          <w:tcPr>
            <w:tcW w:w="0" w:type="auto"/>
            <w:vAlign w:val="center"/>
            <w:hideMark/>
          </w:tcPr>
          <w:p w14:paraId="56F9B4A4" w14:textId="77777777" w:rsidR="00AA2CFB" w:rsidRPr="00AA2CFB" w:rsidRDefault="00AA2CFB" w:rsidP="00AA2CFB">
            <w:pPr>
              <w:spacing w:after="0" w:line="240" w:lineRule="auto"/>
              <w:rPr>
                <w:szCs w:val="24"/>
              </w:rPr>
            </w:pPr>
            <w:r w:rsidRPr="00AA2CFB">
              <w:rPr>
                <w:i/>
                <w:iCs/>
                <w:szCs w:val="24"/>
              </w:rPr>
              <w:t>Note:</w:t>
            </w:r>
          </w:p>
        </w:tc>
        <w:tc>
          <w:tcPr>
            <w:tcW w:w="0" w:type="auto"/>
            <w:vAlign w:val="center"/>
            <w:hideMark/>
          </w:tcPr>
          <w:p w14:paraId="4493CC9F" w14:textId="77777777" w:rsidR="00AA2CFB" w:rsidRPr="00AA2CFB" w:rsidRDefault="00AA2CFB" w:rsidP="00AA2CFB">
            <w:pPr>
              <w:spacing w:after="0" w:line="240" w:lineRule="auto"/>
              <w:jc w:val="right"/>
              <w:rPr>
                <w:szCs w:val="24"/>
              </w:rPr>
            </w:pPr>
            <w:r w:rsidRPr="00AA2CFB">
              <w:rPr>
                <w:szCs w:val="24"/>
                <w:vertAlign w:val="superscript"/>
              </w:rPr>
              <w:t>*</w:t>
            </w:r>
            <w:r w:rsidRPr="00AA2CFB">
              <w:rPr>
                <w:szCs w:val="24"/>
              </w:rPr>
              <w:t>p&lt;0.1; </w:t>
            </w:r>
            <w:r w:rsidRPr="00AA2CFB">
              <w:rPr>
                <w:szCs w:val="24"/>
                <w:vertAlign w:val="superscript"/>
              </w:rPr>
              <w:t>**</w:t>
            </w:r>
            <w:r w:rsidRPr="00AA2CFB">
              <w:rPr>
                <w:szCs w:val="24"/>
              </w:rPr>
              <w:t>p&lt;0.05; </w:t>
            </w:r>
            <w:r w:rsidRPr="00AA2CFB">
              <w:rPr>
                <w:szCs w:val="24"/>
                <w:vertAlign w:val="superscript"/>
              </w:rPr>
              <w:t>***</w:t>
            </w:r>
            <w:r w:rsidRPr="00AA2CFB">
              <w:rPr>
                <w:szCs w:val="24"/>
              </w:rPr>
              <w:t>p&lt;0.01</w:t>
            </w:r>
          </w:p>
        </w:tc>
      </w:tr>
    </w:tbl>
    <w:p w14:paraId="2510215C" w14:textId="77777777" w:rsidR="00AA2CFB" w:rsidRPr="003C022B" w:rsidRDefault="00AA2CFB" w:rsidP="003C022B">
      <w:pPr>
        <w:spacing w:line="360" w:lineRule="auto"/>
        <w:jc w:val="both"/>
        <w:rPr>
          <w:i/>
        </w:rPr>
      </w:pPr>
    </w:p>
    <w:p w14:paraId="12F99ED3" w14:textId="77777777" w:rsidR="00902434" w:rsidRDefault="00902434" w:rsidP="002C4E70">
      <w:pPr>
        <w:pStyle w:val="Heading3"/>
        <w:spacing w:line="480" w:lineRule="auto"/>
        <w:jc w:val="both"/>
        <w:rPr>
          <w:sz w:val="24"/>
        </w:rPr>
      </w:pPr>
      <w:bookmarkStart w:id="32" w:name="_Toc88648208"/>
      <w:r w:rsidRPr="00F60B0A">
        <w:rPr>
          <w:sz w:val="24"/>
        </w:rPr>
        <w:t>Lateral position error</w:t>
      </w:r>
      <w:bookmarkEnd w:id="32"/>
    </w:p>
    <w:p w14:paraId="4308CBD7" w14:textId="76825B6B" w:rsidR="00AB129A" w:rsidRDefault="00EE5BD5" w:rsidP="002C4E70">
      <w:pPr>
        <w:spacing w:line="480" w:lineRule="auto"/>
        <w:jc w:val="both"/>
      </w:pPr>
      <w:r>
        <w:t>Table 2</w:t>
      </w:r>
      <w:r w:rsidR="00902434" w:rsidRPr="000921E2">
        <w:t xml:space="preserve"> summari</w:t>
      </w:r>
      <w:r w:rsidR="00902434">
        <w:t>s</w:t>
      </w:r>
      <w:r w:rsidR="00902434" w:rsidRPr="000921E2">
        <w:t>es the fixed effects and standard errors from each predictor in the lateral position error model</w:t>
      </w:r>
      <w:r w:rsidR="00711189">
        <w:t xml:space="preserve">. </w:t>
      </w:r>
      <w:r w:rsidR="00902434">
        <w:t>A significant main effect of radius and starting position was found as well as a significant radius-starting position interaction (</w:t>
      </w:r>
      <w:r w:rsidR="00711189">
        <w:t>see Figure 11</w:t>
      </w:r>
      <w:r w:rsidR="00D552C7">
        <w:t xml:space="preserve">C). </w:t>
      </w:r>
      <w:r w:rsidR="00902434">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902434">
        <w:rPr>
          <w:rFonts w:eastAsiaTheme="minorEastAsia"/>
        </w:rPr>
        <w:t xml:space="preserve"> parameter </w:t>
      </w:r>
      <w:r w:rsidR="00902434">
        <w:t>suggests that</w:t>
      </w:r>
      <w:r w:rsidR="00A84B94">
        <w:t xml:space="preserve"> for one standard deviation increase in </w:t>
      </w:r>
      <w:r w:rsidR="00902434">
        <w:rPr>
          <w:iCs/>
        </w:rPr>
        <w:t>radi</w:t>
      </w:r>
      <w:r w:rsidR="00711189">
        <w:rPr>
          <w:iCs/>
        </w:rPr>
        <w:t>us</w:t>
      </w:r>
      <w:r w:rsidR="00A84B94">
        <w:rPr>
          <w:iCs/>
        </w:rPr>
        <w:t xml:space="preserve">, the effect of starting position on lateral position error decreases by </w:t>
      </w:r>
      <w:r w:rsidR="00711189">
        <w:rPr>
          <w:iCs/>
        </w:rPr>
        <w:t>0.004 m</w:t>
      </w:r>
      <w:r w:rsidR="00A84B94">
        <w:rPr>
          <w:iCs/>
        </w:rPr>
        <w:t xml:space="preserve">. This suggests that when radii </w:t>
      </w:r>
      <w:r w:rsidR="00902434">
        <w:rPr>
          <w:iCs/>
        </w:rPr>
        <w:t>were larger</w:t>
      </w:r>
      <w:r w:rsidR="00902434" w:rsidRPr="001D3C96">
        <w:rPr>
          <w:iCs/>
        </w:rPr>
        <w:t xml:space="preserve">, the between level </w:t>
      </w:r>
      <w:r w:rsidR="00902434">
        <w:rPr>
          <w:iCs/>
        </w:rPr>
        <w:t xml:space="preserve">starting position </w:t>
      </w:r>
      <w:r w:rsidR="00902434" w:rsidRPr="001D3C96">
        <w:rPr>
          <w:iCs/>
        </w:rPr>
        <w:t xml:space="preserve">differences in </w:t>
      </w:r>
      <w:r w:rsidR="00902434">
        <w:rPr>
          <w:iCs/>
        </w:rPr>
        <w:t>lateral position error were</w:t>
      </w:r>
      <w:r w:rsidR="00902434" w:rsidRPr="001D3C96">
        <w:rPr>
          <w:iCs/>
        </w:rPr>
        <w:t xml:space="preserve"> smaller. </w:t>
      </w:r>
      <w:r w:rsidR="00902434">
        <w:t>This interaction provides strong evidence for the Accumulato</w:t>
      </w:r>
      <w:r w:rsidR="003367F3">
        <w:t>r framework as shown in</w:t>
      </w:r>
      <w:r w:rsidR="00711189">
        <w:t xml:space="preserve"> Figure 11</w:t>
      </w:r>
      <w:r w:rsidR="003367F3">
        <w:t xml:space="preserve">A. </w:t>
      </w:r>
      <w:r w:rsidR="00902434">
        <w:t xml:space="preserve">Participants did not respond once reaching a fixed absolute error. Rather, the perceived control error they responded to varied according to the rate of error development and initial error that participants were presented with. </w:t>
      </w:r>
      <w:bookmarkStart w:id="33" w:name="_Toc88647981"/>
    </w:p>
    <w:p w14:paraId="01FA1D19" w14:textId="68195723" w:rsidR="00711189" w:rsidRDefault="00711189" w:rsidP="002C4E70">
      <w:pPr>
        <w:spacing w:line="480" w:lineRule="auto"/>
        <w:jc w:val="both"/>
      </w:pPr>
      <w:r>
        <w:t xml:space="preserve">It should also be noted for a motor latency of 150 </w:t>
      </w:r>
      <w:proofErr w:type="spellStart"/>
      <w:r>
        <w:t>ms</w:t>
      </w:r>
      <w:proofErr w:type="spellEnd"/>
      <w:r>
        <w:t xml:space="preserve">, </w:t>
      </w:r>
      <w:r w:rsidR="00C37252">
        <w:t xml:space="preserve">when averaging across each of the radii levels, </w:t>
      </w:r>
      <w:r>
        <w:t xml:space="preserve">a driver would travel a further X-DISTANCE from the road-line for every </w:t>
      </w:r>
      <w:r>
        <w:lastRenderedPageBreak/>
        <w:t xml:space="preserve">unit increase in starting position. </w:t>
      </w:r>
      <w:proofErr w:type="gramStart"/>
      <w:r w:rsidR="00C37252">
        <w:t>However</w:t>
      </w:r>
      <w:proofErr w:type="gramEnd"/>
      <w:r w:rsidR="00C37252">
        <w:t xml:space="preserve">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w:r w:rsidR="00C37252">
        <w:t xml:space="preserve"> from the model predicts a 0.013 m increase. This is much larger than what could be feasibly explained by a Threshold framework incorporating a motor latency and thus further supports the Accumulator </w:t>
      </w:r>
      <w:r w:rsidR="00C37252" w:rsidRPr="00711189">
        <w:rPr>
          <w:noProof/>
        </w:rPr>
        <w:drawing>
          <wp:anchor distT="0" distB="0" distL="114300" distR="114300" simplePos="0" relativeHeight="251672064" behindDoc="1" locked="0" layoutInCell="1" allowOverlap="1" wp14:anchorId="4553C791" wp14:editId="63E7C0A9">
            <wp:simplePos x="0" y="0"/>
            <wp:positionH relativeFrom="margin">
              <wp:align>center</wp:align>
            </wp:positionH>
            <wp:positionV relativeFrom="paragraph">
              <wp:posOffset>1412685</wp:posOffset>
            </wp:positionV>
            <wp:extent cx="5403215" cy="2517775"/>
            <wp:effectExtent l="0" t="0" r="6985" b="0"/>
            <wp:wrapTight wrapText="bothSides">
              <wp:wrapPolygon edited="0">
                <wp:start x="0" y="0"/>
                <wp:lineTo x="0" y="21409"/>
                <wp:lineTo x="21552" y="21409"/>
                <wp:lineTo x="21552" y="0"/>
                <wp:lineTo x="0" y="0"/>
              </wp:wrapPolygon>
            </wp:wrapTight>
            <wp:docPr id="1" name="Picture 1" descr="C:\Users\pscmgo\OneDrive for Business\PhD\Project\Experiment_Code\TvA_analysis_curves\Plots\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1.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7252">
        <w:t xml:space="preserve">framework. </w:t>
      </w:r>
    </w:p>
    <w:p w14:paraId="0D93D538" w14:textId="21A4E59F" w:rsidR="002B0573" w:rsidRDefault="002B0573" w:rsidP="002C4E70">
      <w:pPr>
        <w:spacing w:line="480" w:lineRule="auto"/>
        <w:jc w:val="both"/>
      </w:pPr>
    </w:p>
    <w:p w14:paraId="3A877BC1" w14:textId="10C5B842" w:rsidR="002B0573" w:rsidRDefault="002B0573" w:rsidP="002C4E70">
      <w:pPr>
        <w:spacing w:line="480" w:lineRule="auto"/>
        <w:jc w:val="both"/>
        <w:rPr>
          <w:i/>
        </w:rPr>
      </w:pPr>
      <w:r w:rsidRPr="002B0573">
        <w:rPr>
          <w:i/>
        </w:rPr>
        <w:t>Figure 11: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 C) Mean lateral position errors across radii and starting position conditions. Error bars represent 95% confidence intervals.</w:t>
      </w:r>
    </w:p>
    <w:p w14:paraId="0C3A7DEB" w14:textId="3F6BAA6A" w:rsidR="00C37252" w:rsidRDefault="00C37252" w:rsidP="002C4E70">
      <w:pPr>
        <w:spacing w:line="480" w:lineRule="auto"/>
        <w:jc w:val="both"/>
        <w:rPr>
          <w:i/>
        </w:rPr>
      </w:pPr>
    </w:p>
    <w:p w14:paraId="2075822C" w14:textId="32A19152" w:rsidR="00C37252" w:rsidRDefault="00C37252" w:rsidP="002C4E70">
      <w:pPr>
        <w:spacing w:line="480" w:lineRule="auto"/>
        <w:jc w:val="both"/>
        <w:rPr>
          <w:i/>
        </w:rPr>
      </w:pPr>
    </w:p>
    <w:p w14:paraId="7B50D44C" w14:textId="013B4C18" w:rsidR="00C37252" w:rsidRDefault="00C37252" w:rsidP="002C4E70">
      <w:pPr>
        <w:spacing w:line="480" w:lineRule="auto"/>
        <w:jc w:val="both"/>
        <w:rPr>
          <w:i/>
        </w:rPr>
      </w:pPr>
    </w:p>
    <w:p w14:paraId="5AE2F3F5" w14:textId="7D12D661" w:rsidR="00C37252" w:rsidRDefault="00C37252" w:rsidP="002C4E70">
      <w:pPr>
        <w:spacing w:line="480" w:lineRule="auto"/>
        <w:jc w:val="both"/>
        <w:rPr>
          <w:i/>
        </w:rPr>
      </w:pPr>
    </w:p>
    <w:p w14:paraId="56B7330F" w14:textId="77777777" w:rsidR="00C37252" w:rsidRPr="00711189" w:rsidRDefault="00C37252" w:rsidP="002C4E70">
      <w:pPr>
        <w:spacing w:line="480" w:lineRule="auto"/>
        <w:jc w:val="both"/>
        <w:rPr>
          <w:b/>
          <w:i/>
        </w:rPr>
      </w:pPr>
    </w:p>
    <w:p w14:paraId="3F0CB421" w14:textId="3292A2D9" w:rsidR="00A84B94" w:rsidRPr="00D552C7" w:rsidRDefault="00051DBD" w:rsidP="00D552C7">
      <w:pPr>
        <w:spacing w:line="480" w:lineRule="auto"/>
        <w:jc w:val="both"/>
        <w:rPr>
          <w:i/>
        </w:rPr>
      </w:pPr>
      <w:r>
        <w:rPr>
          <w:i/>
        </w:rPr>
        <w:lastRenderedPageBreak/>
        <w:t>Table 2:</w:t>
      </w:r>
      <w:r w:rsidR="00902434" w:rsidRPr="00051DBD">
        <w:rPr>
          <w:i/>
        </w:rPr>
        <w:t xml:space="preserve"> Fixed effect parameters estimates and standard errors from lateral position error model</w:t>
      </w:r>
      <w:bookmarkEnd w:id="33"/>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1115CF" w14:paraId="49C3A89C" w14:textId="77777777" w:rsidTr="00902434">
        <w:trPr>
          <w:tblCellSpacing w:w="15" w:type="dxa"/>
          <w:jc w:val="center"/>
        </w:trPr>
        <w:tc>
          <w:tcPr>
            <w:tcW w:w="0" w:type="auto"/>
            <w:gridSpan w:val="2"/>
            <w:tcBorders>
              <w:top w:val="nil"/>
              <w:left w:val="nil"/>
              <w:bottom w:val="nil"/>
              <w:right w:val="nil"/>
            </w:tcBorders>
            <w:vAlign w:val="center"/>
            <w:hideMark/>
          </w:tcPr>
          <w:p w14:paraId="5677B766" w14:textId="77777777" w:rsidR="00902434" w:rsidRPr="001115CF" w:rsidRDefault="00902434" w:rsidP="00902434">
            <w:pPr>
              <w:spacing w:after="0" w:line="240" w:lineRule="auto"/>
              <w:jc w:val="center"/>
              <w:rPr>
                <w:szCs w:val="24"/>
              </w:rPr>
            </w:pPr>
            <w:r w:rsidRPr="001115CF">
              <w:rPr>
                <w:b/>
                <w:bCs/>
                <w:szCs w:val="24"/>
              </w:rPr>
              <w:t>Fixed effects</w:t>
            </w:r>
          </w:p>
        </w:tc>
      </w:tr>
      <w:tr w:rsidR="00902434" w:rsidRPr="001115CF" w14:paraId="0C2DBD0B" w14:textId="77777777" w:rsidTr="00902434">
        <w:trPr>
          <w:tblCellSpacing w:w="15" w:type="dxa"/>
          <w:jc w:val="center"/>
        </w:trPr>
        <w:tc>
          <w:tcPr>
            <w:tcW w:w="0" w:type="auto"/>
            <w:gridSpan w:val="2"/>
            <w:tcBorders>
              <w:bottom w:val="single" w:sz="6" w:space="0" w:color="000000"/>
            </w:tcBorders>
            <w:vAlign w:val="center"/>
            <w:hideMark/>
          </w:tcPr>
          <w:p w14:paraId="7228395E" w14:textId="77777777" w:rsidR="00902434" w:rsidRPr="001115CF" w:rsidRDefault="00902434" w:rsidP="00902434">
            <w:pPr>
              <w:spacing w:after="0" w:line="240" w:lineRule="auto"/>
              <w:jc w:val="center"/>
              <w:rPr>
                <w:szCs w:val="24"/>
              </w:rPr>
            </w:pPr>
          </w:p>
        </w:tc>
      </w:tr>
      <w:tr w:rsidR="00902434" w:rsidRPr="001115CF" w14:paraId="372EADA1" w14:textId="77777777" w:rsidTr="00902434">
        <w:trPr>
          <w:tblCellSpacing w:w="15" w:type="dxa"/>
          <w:jc w:val="center"/>
        </w:trPr>
        <w:tc>
          <w:tcPr>
            <w:tcW w:w="0" w:type="auto"/>
            <w:vAlign w:val="center"/>
            <w:hideMark/>
          </w:tcPr>
          <w:p w14:paraId="51BA0611" w14:textId="77777777" w:rsidR="00902434" w:rsidRPr="001115CF" w:rsidRDefault="00902434" w:rsidP="00902434">
            <w:pPr>
              <w:spacing w:after="0" w:line="240" w:lineRule="auto"/>
              <w:jc w:val="center"/>
            </w:pPr>
          </w:p>
        </w:tc>
        <w:tc>
          <w:tcPr>
            <w:tcW w:w="0" w:type="auto"/>
            <w:vAlign w:val="center"/>
            <w:hideMark/>
          </w:tcPr>
          <w:p w14:paraId="6887A76B" w14:textId="77777777" w:rsidR="00902434" w:rsidRPr="001115CF" w:rsidRDefault="00902434" w:rsidP="00902434">
            <w:pPr>
              <w:spacing w:after="0" w:line="240" w:lineRule="auto"/>
              <w:jc w:val="center"/>
              <w:rPr>
                <w:szCs w:val="24"/>
              </w:rPr>
            </w:pPr>
            <w:r w:rsidRPr="001115CF">
              <w:rPr>
                <w:i/>
                <w:iCs/>
                <w:szCs w:val="24"/>
              </w:rPr>
              <w:t>Dependent variable:</w:t>
            </w:r>
          </w:p>
        </w:tc>
      </w:tr>
      <w:tr w:rsidR="00902434" w:rsidRPr="001115CF" w14:paraId="1ACBA689" w14:textId="77777777" w:rsidTr="00902434">
        <w:trPr>
          <w:tblCellSpacing w:w="15" w:type="dxa"/>
          <w:jc w:val="center"/>
        </w:trPr>
        <w:tc>
          <w:tcPr>
            <w:tcW w:w="0" w:type="auto"/>
            <w:vAlign w:val="center"/>
            <w:hideMark/>
          </w:tcPr>
          <w:p w14:paraId="14C7D9B3" w14:textId="77777777" w:rsidR="00902434" w:rsidRPr="001115CF" w:rsidRDefault="00902434" w:rsidP="00902434">
            <w:pPr>
              <w:spacing w:after="0" w:line="240" w:lineRule="auto"/>
              <w:jc w:val="center"/>
              <w:rPr>
                <w:szCs w:val="24"/>
              </w:rPr>
            </w:pPr>
          </w:p>
        </w:tc>
        <w:tc>
          <w:tcPr>
            <w:tcW w:w="0" w:type="auto"/>
            <w:tcBorders>
              <w:bottom w:val="single" w:sz="6" w:space="0" w:color="000000"/>
            </w:tcBorders>
            <w:vAlign w:val="center"/>
            <w:hideMark/>
          </w:tcPr>
          <w:p w14:paraId="51F76432" w14:textId="77777777" w:rsidR="00902434" w:rsidRPr="001115CF" w:rsidRDefault="00902434" w:rsidP="00902434">
            <w:pPr>
              <w:spacing w:after="0" w:line="240" w:lineRule="auto"/>
              <w:jc w:val="center"/>
            </w:pPr>
          </w:p>
        </w:tc>
      </w:tr>
      <w:tr w:rsidR="00902434" w:rsidRPr="001115CF" w14:paraId="5A9880D1" w14:textId="77777777" w:rsidTr="00902434">
        <w:trPr>
          <w:tblCellSpacing w:w="15" w:type="dxa"/>
          <w:jc w:val="center"/>
        </w:trPr>
        <w:tc>
          <w:tcPr>
            <w:tcW w:w="0" w:type="auto"/>
            <w:vAlign w:val="center"/>
            <w:hideMark/>
          </w:tcPr>
          <w:p w14:paraId="11C09D7B" w14:textId="77777777" w:rsidR="00902434" w:rsidRPr="001115CF" w:rsidRDefault="00902434" w:rsidP="00902434">
            <w:pPr>
              <w:spacing w:after="0" w:line="240" w:lineRule="auto"/>
              <w:jc w:val="center"/>
            </w:pPr>
          </w:p>
        </w:tc>
        <w:tc>
          <w:tcPr>
            <w:tcW w:w="0" w:type="auto"/>
            <w:vAlign w:val="center"/>
            <w:hideMark/>
          </w:tcPr>
          <w:p w14:paraId="256624A4" w14:textId="77777777" w:rsidR="00902434" w:rsidRPr="001115CF" w:rsidRDefault="00902434" w:rsidP="00902434">
            <w:pPr>
              <w:spacing w:after="0" w:line="240" w:lineRule="auto"/>
              <w:jc w:val="center"/>
              <w:rPr>
                <w:szCs w:val="24"/>
              </w:rPr>
            </w:pPr>
            <w:r w:rsidRPr="001115CF">
              <w:rPr>
                <w:szCs w:val="24"/>
              </w:rPr>
              <w:t>Lateral position error</w:t>
            </w:r>
          </w:p>
        </w:tc>
      </w:tr>
      <w:tr w:rsidR="00902434" w:rsidRPr="001115CF" w14:paraId="42BFD9C3" w14:textId="77777777" w:rsidTr="00902434">
        <w:trPr>
          <w:tblCellSpacing w:w="15" w:type="dxa"/>
          <w:jc w:val="center"/>
        </w:trPr>
        <w:tc>
          <w:tcPr>
            <w:tcW w:w="0" w:type="auto"/>
            <w:gridSpan w:val="2"/>
            <w:tcBorders>
              <w:bottom w:val="single" w:sz="6" w:space="0" w:color="000000"/>
            </w:tcBorders>
            <w:vAlign w:val="center"/>
            <w:hideMark/>
          </w:tcPr>
          <w:p w14:paraId="2792B894" w14:textId="77777777" w:rsidR="00902434" w:rsidRPr="001115CF" w:rsidRDefault="00902434" w:rsidP="00902434">
            <w:pPr>
              <w:spacing w:after="0" w:line="240" w:lineRule="auto"/>
              <w:jc w:val="center"/>
              <w:rPr>
                <w:szCs w:val="24"/>
              </w:rPr>
            </w:pPr>
          </w:p>
        </w:tc>
      </w:tr>
      <w:tr w:rsidR="00902434" w:rsidRPr="001115CF" w14:paraId="1A1E41D0" w14:textId="77777777" w:rsidTr="00902434">
        <w:trPr>
          <w:tblCellSpacing w:w="15" w:type="dxa"/>
          <w:jc w:val="center"/>
        </w:trPr>
        <w:tc>
          <w:tcPr>
            <w:tcW w:w="0" w:type="auto"/>
            <w:vAlign w:val="center"/>
            <w:hideMark/>
          </w:tcPr>
          <w:p w14:paraId="5511D911" w14:textId="77777777" w:rsidR="00902434" w:rsidRPr="001115CF"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8C1491A" w14:textId="062774BF" w:rsidR="00902434" w:rsidRPr="00711189" w:rsidRDefault="00711189" w:rsidP="00902434">
            <w:pPr>
              <w:spacing w:after="0" w:line="240" w:lineRule="auto"/>
              <w:jc w:val="center"/>
              <w:rPr>
                <w:szCs w:val="24"/>
              </w:rPr>
            </w:pPr>
            <w:r w:rsidRPr="00711189">
              <w:rPr>
                <w:color w:val="000000"/>
                <w:szCs w:val="24"/>
              </w:rPr>
              <w:t>0.031</w:t>
            </w:r>
            <w:r w:rsidRPr="00711189">
              <w:rPr>
                <w:color w:val="000000"/>
                <w:szCs w:val="24"/>
                <w:vertAlign w:val="superscript"/>
              </w:rPr>
              <w:t>***</w:t>
            </w:r>
            <w:r w:rsidRPr="00711189">
              <w:rPr>
                <w:color w:val="000000"/>
                <w:szCs w:val="24"/>
              </w:rPr>
              <w:t> (0.002)</w:t>
            </w:r>
          </w:p>
        </w:tc>
      </w:tr>
      <w:tr w:rsidR="00902434" w:rsidRPr="001115CF" w14:paraId="45724256" w14:textId="77777777" w:rsidTr="00902434">
        <w:trPr>
          <w:tblCellSpacing w:w="15" w:type="dxa"/>
          <w:jc w:val="center"/>
        </w:trPr>
        <w:tc>
          <w:tcPr>
            <w:tcW w:w="0" w:type="auto"/>
            <w:vAlign w:val="center"/>
            <w:hideMark/>
          </w:tcPr>
          <w:p w14:paraId="15CF9A76" w14:textId="77777777" w:rsidR="00902434" w:rsidRPr="001115CF"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586568CC" w14:textId="29EDF468" w:rsidR="00902434" w:rsidRPr="00711189" w:rsidRDefault="00711189" w:rsidP="00902434">
            <w:pPr>
              <w:spacing w:after="0" w:line="240" w:lineRule="auto"/>
              <w:jc w:val="center"/>
              <w:rPr>
                <w:szCs w:val="24"/>
              </w:rPr>
            </w:pPr>
            <w:r w:rsidRPr="00711189">
              <w:rPr>
                <w:color w:val="000000"/>
                <w:szCs w:val="24"/>
              </w:rPr>
              <w:t>-0.007</w:t>
            </w:r>
            <w:r w:rsidRPr="00711189">
              <w:rPr>
                <w:color w:val="000000"/>
                <w:szCs w:val="24"/>
                <w:vertAlign w:val="superscript"/>
              </w:rPr>
              <w:t>***</w:t>
            </w:r>
            <w:r w:rsidRPr="00711189">
              <w:rPr>
                <w:color w:val="000000"/>
                <w:szCs w:val="24"/>
              </w:rPr>
              <w:t> (0.001)</w:t>
            </w:r>
          </w:p>
        </w:tc>
      </w:tr>
      <w:tr w:rsidR="00902434" w:rsidRPr="001115CF" w14:paraId="18833E48" w14:textId="77777777" w:rsidTr="00902434">
        <w:trPr>
          <w:tblCellSpacing w:w="15" w:type="dxa"/>
          <w:jc w:val="center"/>
        </w:trPr>
        <w:tc>
          <w:tcPr>
            <w:tcW w:w="0" w:type="auto"/>
            <w:vAlign w:val="center"/>
            <w:hideMark/>
          </w:tcPr>
          <w:p w14:paraId="4B67AA1E" w14:textId="77777777" w:rsidR="00902434" w:rsidRPr="001115CF"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62F628AC" w14:textId="5585DC95" w:rsidR="00902434" w:rsidRPr="00711189" w:rsidRDefault="00711189" w:rsidP="00902434">
            <w:pPr>
              <w:spacing w:after="0" w:line="240" w:lineRule="auto"/>
              <w:jc w:val="center"/>
              <w:rPr>
                <w:szCs w:val="24"/>
              </w:rPr>
            </w:pPr>
            <w:r w:rsidRPr="00711189">
              <w:rPr>
                <w:color w:val="000000"/>
                <w:szCs w:val="24"/>
              </w:rPr>
              <w:t>0.013</w:t>
            </w:r>
            <w:r w:rsidRPr="00711189">
              <w:rPr>
                <w:color w:val="000000"/>
                <w:szCs w:val="24"/>
                <w:vertAlign w:val="superscript"/>
              </w:rPr>
              <w:t>***</w:t>
            </w:r>
            <w:r w:rsidRPr="00711189">
              <w:rPr>
                <w:color w:val="000000"/>
                <w:szCs w:val="24"/>
              </w:rPr>
              <w:t> (0.0004)</w:t>
            </w:r>
          </w:p>
        </w:tc>
      </w:tr>
      <w:tr w:rsidR="00902434" w:rsidRPr="001115CF" w14:paraId="2EFEA8C8" w14:textId="77777777" w:rsidTr="00902434">
        <w:trPr>
          <w:tblCellSpacing w:w="15" w:type="dxa"/>
          <w:jc w:val="center"/>
        </w:trPr>
        <w:tc>
          <w:tcPr>
            <w:tcW w:w="0" w:type="auto"/>
            <w:vAlign w:val="center"/>
            <w:hideMark/>
          </w:tcPr>
          <w:p w14:paraId="7DF903EE" w14:textId="77777777" w:rsidR="00902434" w:rsidRPr="001115CF"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5518AF01" w14:textId="7D68945E" w:rsidR="00902434" w:rsidRPr="00711189" w:rsidRDefault="00711189" w:rsidP="00902434">
            <w:pPr>
              <w:spacing w:after="0" w:line="240" w:lineRule="auto"/>
              <w:jc w:val="center"/>
              <w:rPr>
                <w:szCs w:val="24"/>
              </w:rPr>
            </w:pPr>
            <w:r w:rsidRPr="00711189">
              <w:rPr>
                <w:color w:val="000000"/>
                <w:szCs w:val="24"/>
              </w:rPr>
              <w:t>-0.004</w:t>
            </w:r>
            <w:r w:rsidRPr="00711189">
              <w:rPr>
                <w:color w:val="000000"/>
                <w:szCs w:val="24"/>
                <w:vertAlign w:val="superscript"/>
              </w:rPr>
              <w:t>***</w:t>
            </w:r>
            <w:r w:rsidRPr="00711189">
              <w:rPr>
                <w:color w:val="000000"/>
                <w:szCs w:val="24"/>
              </w:rPr>
              <w:t> (0.0005)</w:t>
            </w:r>
          </w:p>
        </w:tc>
      </w:tr>
      <w:tr w:rsidR="00902434" w:rsidRPr="001115CF" w14:paraId="1566A537" w14:textId="77777777" w:rsidTr="00902434">
        <w:trPr>
          <w:tblCellSpacing w:w="15" w:type="dxa"/>
          <w:jc w:val="center"/>
        </w:trPr>
        <w:tc>
          <w:tcPr>
            <w:tcW w:w="0" w:type="auto"/>
            <w:gridSpan w:val="2"/>
            <w:tcBorders>
              <w:bottom w:val="single" w:sz="6" w:space="0" w:color="000000"/>
            </w:tcBorders>
            <w:vAlign w:val="center"/>
            <w:hideMark/>
          </w:tcPr>
          <w:p w14:paraId="7A9DDE50" w14:textId="77777777" w:rsidR="00902434" w:rsidRPr="001115CF" w:rsidRDefault="00902434" w:rsidP="00902434">
            <w:pPr>
              <w:spacing w:after="0" w:line="240" w:lineRule="auto"/>
              <w:jc w:val="center"/>
              <w:rPr>
                <w:szCs w:val="24"/>
              </w:rPr>
            </w:pPr>
          </w:p>
        </w:tc>
      </w:tr>
      <w:tr w:rsidR="00902434" w:rsidRPr="001115CF" w14:paraId="75CE1B17" w14:textId="77777777" w:rsidTr="00902434">
        <w:trPr>
          <w:tblCellSpacing w:w="15" w:type="dxa"/>
          <w:jc w:val="center"/>
        </w:trPr>
        <w:tc>
          <w:tcPr>
            <w:tcW w:w="0" w:type="auto"/>
            <w:vAlign w:val="center"/>
            <w:hideMark/>
          </w:tcPr>
          <w:p w14:paraId="1DDCF617" w14:textId="77777777" w:rsidR="00902434" w:rsidRPr="001115CF" w:rsidRDefault="00902434" w:rsidP="00902434">
            <w:pPr>
              <w:spacing w:after="0" w:line="240" w:lineRule="auto"/>
              <w:rPr>
                <w:szCs w:val="24"/>
              </w:rPr>
            </w:pPr>
            <w:r w:rsidRPr="001115CF">
              <w:rPr>
                <w:szCs w:val="24"/>
              </w:rPr>
              <w:t>Participants</w:t>
            </w:r>
          </w:p>
        </w:tc>
        <w:tc>
          <w:tcPr>
            <w:tcW w:w="0" w:type="auto"/>
            <w:vAlign w:val="center"/>
            <w:hideMark/>
          </w:tcPr>
          <w:p w14:paraId="40D9924B" w14:textId="524260FD" w:rsidR="00902434" w:rsidRPr="001115CF" w:rsidRDefault="00711189" w:rsidP="00902434">
            <w:pPr>
              <w:spacing w:after="0" w:line="240" w:lineRule="auto"/>
              <w:jc w:val="center"/>
              <w:rPr>
                <w:szCs w:val="24"/>
              </w:rPr>
            </w:pPr>
            <w:r>
              <w:rPr>
                <w:szCs w:val="24"/>
              </w:rPr>
              <w:t>10</w:t>
            </w:r>
          </w:p>
        </w:tc>
      </w:tr>
      <w:tr w:rsidR="00902434" w:rsidRPr="001115CF" w14:paraId="725BC09F" w14:textId="77777777" w:rsidTr="00902434">
        <w:trPr>
          <w:tblCellSpacing w:w="15" w:type="dxa"/>
          <w:jc w:val="center"/>
        </w:trPr>
        <w:tc>
          <w:tcPr>
            <w:tcW w:w="0" w:type="auto"/>
            <w:vAlign w:val="center"/>
            <w:hideMark/>
          </w:tcPr>
          <w:p w14:paraId="7EF22502" w14:textId="77777777" w:rsidR="00902434" w:rsidRPr="001115CF" w:rsidRDefault="00902434" w:rsidP="00902434">
            <w:pPr>
              <w:spacing w:after="0" w:line="240" w:lineRule="auto"/>
              <w:rPr>
                <w:szCs w:val="24"/>
              </w:rPr>
            </w:pPr>
            <w:r w:rsidRPr="001115CF">
              <w:rPr>
                <w:szCs w:val="24"/>
              </w:rPr>
              <w:t>Observations</w:t>
            </w:r>
          </w:p>
        </w:tc>
        <w:tc>
          <w:tcPr>
            <w:tcW w:w="0" w:type="auto"/>
            <w:vAlign w:val="center"/>
            <w:hideMark/>
          </w:tcPr>
          <w:p w14:paraId="2A82AE0C" w14:textId="431A5D52" w:rsidR="00902434" w:rsidRPr="001115CF" w:rsidRDefault="00711189" w:rsidP="00902434">
            <w:pPr>
              <w:spacing w:after="0" w:line="240" w:lineRule="auto"/>
              <w:jc w:val="center"/>
              <w:rPr>
                <w:szCs w:val="24"/>
              </w:rPr>
            </w:pPr>
            <w:r>
              <w:rPr>
                <w:szCs w:val="24"/>
              </w:rPr>
              <w:t>2437</w:t>
            </w:r>
          </w:p>
        </w:tc>
      </w:tr>
      <w:tr w:rsidR="00902434" w:rsidRPr="001115CF" w14:paraId="355AE04E" w14:textId="77777777" w:rsidTr="00902434">
        <w:trPr>
          <w:tblCellSpacing w:w="15" w:type="dxa"/>
          <w:jc w:val="center"/>
        </w:trPr>
        <w:tc>
          <w:tcPr>
            <w:tcW w:w="0" w:type="auto"/>
            <w:gridSpan w:val="2"/>
            <w:tcBorders>
              <w:bottom w:val="single" w:sz="6" w:space="0" w:color="000000"/>
            </w:tcBorders>
            <w:vAlign w:val="center"/>
            <w:hideMark/>
          </w:tcPr>
          <w:p w14:paraId="44F991CB" w14:textId="77777777" w:rsidR="00902434" w:rsidRPr="001115CF" w:rsidRDefault="00902434" w:rsidP="00902434">
            <w:pPr>
              <w:spacing w:after="0" w:line="240" w:lineRule="auto"/>
              <w:jc w:val="center"/>
              <w:rPr>
                <w:szCs w:val="24"/>
              </w:rPr>
            </w:pPr>
          </w:p>
        </w:tc>
      </w:tr>
      <w:tr w:rsidR="00902434" w:rsidRPr="001115CF" w14:paraId="435EB721" w14:textId="77777777" w:rsidTr="00902434">
        <w:trPr>
          <w:tblCellSpacing w:w="15" w:type="dxa"/>
          <w:jc w:val="center"/>
        </w:trPr>
        <w:tc>
          <w:tcPr>
            <w:tcW w:w="0" w:type="auto"/>
            <w:vAlign w:val="center"/>
            <w:hideMark/>
          </w:tcPr>
          <w:p w14:paraId="7A5BD5B7" w14:textId="77777777" w:rsidR="00902434" w:rsidRPr="001115CF" w:rsidRDefault="00902434" w:rsidP="00902434">
            <w:pPr>
              <w:spacing w:after="0" w:line="240" w:lineRule="auto"/>
              <w:rPr>
                <w:szCs w:val="24"/>
              </w:rPr>
            </w:pPr>
            <w:r w:rsidRPr="001115CF">
              <w:rPr>
                <w:i/>
                <w:iCs/>
                <w:szCs w:val="24"/>
              </w:rPr>
              <w:t>Note:</w:t>
            </w:r>
          </w:p>
        </w:tc>
        <w:tc>
          <w:tcPr>
            <w:tcW w:w="0" w:type="auto"/>
            <w:vAlign w:val="center"/>
            <w:hideMark/>
          </w:tcPr>
          <w:p w14:paraId="3022D554" w14:textId="77777777" w:rsidR="00902434" w:rsidRPr="001115CF" w:rsidRDefault="00902434" w:rsidP="00902434">
            <w:pPr>
              <w:spacing w:after="0" w:line="240" w:lineRule="auto"/>
              <w:jc w:val="right"/>
              <w:rPr>
                <w:szCs w:val="24"/>
              </w:rPr>
            </w:pPr>
            <w:r w:rsidRPr="001115CF">
              <w:rPr>
                <w:szCs w:val="24"/>
                <w:vertAlign w:val="superscript"/>
              </w:rPr>
              <w:t>*</w:t>
            </w:r>
            <w:r w:rsidRPr="001115CF">
              <w:rPr>
                <w:szCs w:val="24"/>
              </w:rPr>
              <w:t>p&lt;0.1; </w:t>
            </w:r>
            <w:r w:rsidRPr="001115CF">
              <w:rPr>
                <w:szCs w:val="24"/>
                <w:vertAlign w:val="superscript"/>
              </w:rPr>
              <w:t>**</w:t>
            </w:r>
            <w:r w:rsidRPr="001115CF">
              <w:rPr>
                <w:szCs w:val="24"/>
              </w:rPr>
              <w:t>p&lt;0.05; </w:t>
            </w:r>
            <w:r w:rsidRPr="001115CF">
              <w:rPr>
                <w:szCs w:val="24"/>
                <w:vertAlign w:val="superscript"/>
              </w:rPr>
              <w:t>***</w:t>
            </w:r>
            <w:r w:rsidRPr="001115CF">
              <w:rPr>
                <w:szCs w:val="24"/>
              </w:rPr>
              <w:t>p&lt;0.01</w:t>
            </w:r>
          </w:p>
        </w:tc>
      </w:tr>
    </w:tbl>
    <w:p w14:paraId="23A44EFF" w14:textId="77777777" w:rsidR="00902434" w:rsidRPr="007B5B45" w:rsidRDefault="00902434" w:rsidP="00902434">
      <w:pPr>
        <w:spacing w:before="200" w:after="0" w:line="360" w:lineRule="auto"/>
        <w:jc w:val="both"/>
        <w:rPr>
          <w:i/>
          <w:sz w:val="22"/>
        </w:rPr>
      </w:pPr>
    </w:p>
    <w:p w14:paraId="71775697" w14:textId="77777777" w:rsidR="00902434" w:rsidRDefault="00902434" w:rsidP="002C4E70">
      <w:pPr>
        <w:pStyle w:val="Heading3"/>
        <w:spacing w:line="480" w:lineRule="auto"/>
        <w:jc w:val="both"/>
        <w:rPr>
          <w:sz w:val="24"/>
        </w:rPr>
      </w:pPr>
      <w:bookmarkStart w:id="34" w:name="_Toc88648209"/>
      <w:r w:rsidRPr="007B5B45">
        <w:rPr>
          <w:sz w:val="24"/>
        </w:rPr>
        <w:t>Steering rate</w:t>
      </w:r>
      <w:bookmarkEnd w:id="34"/>
    </w:p>
    <w:p w14:paraId="6345538D" w14:textId="0FD426E2" w:rsidR="00AB129A" w:rsidRDefault="003367F3" w:rsidP="002C4E70">
      <w:pPr>
        <w:spacing w:line="480" w:lineRule="auto"/>
        <w:jc w:val="both"/>
      </w:pPr>
      <w:r>
        <w:t>Table 3</w:t>
      </w:r>
      <w:r w:rsidR="00902434">
        <w:t xml:space="preserve"> </w:t>
      </w:r>
      <w:r w:rsidR="00902434" w:rsidRPr="00935F4D">
        <w:t>summari</w:t>
      </w:r>
      <w:r w:rsidR="00902434">
        <w:t>s</w:t>
      </w:r>
      <w:r w:rsidR="00902434" w:rsidRPr="00935F4D">
        <w:t xml:space="preserve">es the fixed effects for the steering rate </w:t>
      </w:r>
      <w:r w:rsidR="00C37252">
        <w:t xml:space="preserve">model. </w:t>
      </w:r>
      <w:r w:rsidR="00902434">
        <w:t>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w:t>
      </w:r>
      <w:r w:rsidR="00A84B94">
        <w:t>een for lateral position error (see Figure</w:t>
      </w:r>
      <w:r w:rsidR="00C37252">
        <w:t xml:space="preserve"> 12</w:t>
      </w:r>
      <w:r w:rsidR="00A84B94">
        <w:t xml:space="preserve">C). </w:t>
      </w:r>
      <w:r w:rsidR="00902434">
        <w:t xml:space="preserve"> </w:t>
      </w:r>
      <w:r w:rsidR="00680B2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80B2C">
        <w:rPr>
          <w:rFonts w:eastAsiaTheme="minorEastAsia"/>
        </w:rPr>
        <w:t xml:space="preserve"> parameter </w:t>
      </w:r>
      <w:r w:rsidR="00680B2C">
        <w:t xml:space="preserve">suggests that for a 1 standard deviation increase in radii, the effect of starting position on steering rate was reduced by around </w:t>
      </w:r>
      <w:r w:rsidR="00C37252">
        <w:t>0.014°/s</w:t>
      </w:r>
      <w:r w:rsidR="00680B2C">
        <w:t>.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w:t>
      </w:r>
      <w:r w:rsidR="00D552C7">
        <w:t>sition they were presented with.</w:t>
      </w:r>
    </w:p>
    <w:p w14:paraId="5A428A5D" w14:textId="24C12E20" w:rsidR="002B0573" w:rsidRDefault="00C37252" w:rsidP="002C4E70">
      <w:pPr>
        <w:spacing w:line="480" w:lineRule="auto"/>
        <w:jc w:val="both"/>
        <w:rPr>
          <w:i/>
        </w:rPr>
      </w:pPr>
      <w:r w:rsidRPr="00C37252">
        <w:rPr>
          <w:b/>
          <w:noProof/>
        </w:rPr>
        <w:lastRenderedPageBreak/>
        <w:drawing>
          <wp:inline distT="0" distB="0" distL="0" distR="0" wp14:anchorId="0CE0D248" wp14:editId="7BB35FC5">
            <wp:extent cx="5403215" cy="2517775"/>
            <wp:effectExtent l="0" t="0" r="6985" b="0"/>
            <wp:docPr id="3" name="Picture 3" descr="C:\Users\pscmgo\OneDrive for Business\PhD\Project\Experiment_Code\TvA_analysis_curves\Plots\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12.tif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inline>
        </w:drawing>
      </w:r>
      <w:r w:rsidR="002B0573" w:rsidRPr="002B0573">
        <w:rPr>
          <w:i/>
        </w:rPr>
        <w:t xml:space="preserve">Figure 12: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w:t>
      </w:r>
      <w:r>
        <w:rPr>
          <w:i/>
        </w:rPr>
        <w:t xml:space="preserve">For the Threshold framework, the starting position levels have been shifted under each other to make them more visible. In practice, we would not expect differences in behaviour between these levels under this framework for this metric. </w:t>
      </w:r>
      <w:r w:rsidR="002B0573" w:rsidRPr="002B0573">
        <w:rPr>
          <w:i/>
        </w:rPr>
        <w:t>C) Mean steering rates across radii and starting position conditions. Error bars represent 95% confidence intervals.</w:t>
      </w:r>
    </w:p>
    <w:p w14:paraId="2213528D" w14:textId="2F2DF224" w:rsidR="00C37252" w:rsidRDefault="00C37252" w:rsidP="002C4E70">
      <w:pPr>
        <w:spacing w:line="480" w:lineRule="auto"/>
        <w:jc w:val="both"/>
        <w:rPr>
          <w:i/>
        </w:rPr>
      </w:pPr>
    </w:p>
    <w:p w14:paraId="10AF16F0" w14:textId="02B9A8D8" w:rsidR="00C37252" w:rsidRDefault="00C37252" w:rsidP="002C4E70">
      <w:pPr>
        <w:spacing w:line="480" w:lineRule="auto"/>
        <w:jc w:val="both"/>
        <w:rPr>
          <w:i/>
        </w:rPr>
      </w:pPr>
    </w:p>
    <w:p w14:paraId="278F1321" w14:textId="4922517F" w:rsidR="00C37252" w:rsidRDefault="00C37252" w:rsidP="002C4E70">
      <w:pPr>
        <w:spacing w:line="480" w:lineRule="auto"/>
        <w:jc w:val="both"/>
        <w:rPr>
          <w:i/>
        </w:rPr>
      </w:pPr>
    </w:p>
    <w:p w14:paraId="449D5592" w14:textId="3D0EFEB5" w:rsidR="00C37252" w:rsidRDefault="00C37252" w:rsidP="002C4E70">
      <w:pPr>
        <w:spacing w:line="480" w:lineRule="auto"/>
        <w:jc w:val="both"/>
        <w:rPr>
          <w:i/>
        </w:rPr>
      </w:pPr>
    </w:p>
    <w:p w14:paraId="034E4537" w14:textId="06C58A2E" w:rsidR="00C37252" w:rsidRDefault="00C37252" w:rsidP="002C4E70">
      <w:pPr>
        <w:spacing w:line="480" w:lineRule="auto"/>
        <w:jc w:val="both"/>
        <w:rPr>
          <w:i/>
        </w:rPr>
      </w:pPr>
    </w:p>
    <w:p w14:paraId="6352BD68" w14:textId="1274B2AF" w:rsidR="00C37252" w:rsidRDefault="00C37252" w:rsidP="002C4E70">
      <w:pPr>
        <w:spacing w:line="480" w:lineRule="auto"/>
        <w:jc w:val="both"/>
        <w:rPr>
          <w:i/>
        </w:rPr>
      </w:pPr>
    </w:p>
    <w:p w14:paraId="21F7AFA1" w14:textId="77777777" w:rsidR="00C37252" w:rsidRPr="00C37252" w:rsidRDefault="00C37252" w:rsidP="002C4E70">
      <w:pPr>
        <w:spacing w:line="480" w:lineRule="auto"/>
        <w:jc w:val="both"/>
        <w:rPr>
          <w:i/>
          <w:color w:val="000000" w:themeColor="text1"/>
        </w:rPr>
      </w:pPr>
    </w:p>
    <w:p w14:paraId="270EDCF5" w14:textId="039213E4" w:rsidR="00902434" w:rsidRPr="00575BEF" w:rsidRDefault="00A84B94" w:rsidP="002C4E70">
      <w:pPr>
        <w:pStyle w:val="Caption"/>
        <w:spacing w:line="480" w:lineRule="auto"/>
        <w:ind w:left="0" w:firstLine="0"/>
        <w:jc w:val="both"/>
        <w:rPr>
          <w:b w:val="0"/>
          <w:i/>
        </w:rPr>
      </w:pPr>
      <w:bookmarkStart w:id="35" w:name="_Toc88647982"/>
      <w:r>
        <w:rPr>
          <w:b w:val="0"/>
          <w:i/>
        </w:rPr>
        <w:lastRenderedPageBreak/>
        <w:t xml:space="preserve">Table 3: </w:t>
      </w:r>
      <w:r w:rsidR="00902434" w:rsidRPr="00575BEF">
        <w:rPr>
          <w:b w:val="0"/>
          <w:i/>
        </w:rPr>
        <w:t>Fixed effect parameters estimates and standard errors from steering rate model</w:t>
      </w:r>
      <w:bookmarkEnd w:id="35"/>
      <w:r w:rsidR="008D464D">
        <w:rPr>
          <w:b w:val="0"/>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E82C79" w14:paraId="1CC251DF" w14:textId="77777777" w:rsidTr="00902434">
        <w:trPr>
          <w:tblCellSpacing w:w="15" w:type="dxa"/>
          <w:jc w:val="center"/>
        </w:trPr>
        <w:tc>
          <w:tcPr>
            <w:tcW w:w="0" w:type="auto"/>
            <w:gridSpan w:val="2"/>
            <w:tcBorders>
              <w:top w:val="nil"/>
              <w:left w:val="nil"/>
              <w:bottom w:val="nil"/>
              <w:right w:val="nil"/>
            </w:tcBorders>
            <w:vAlign w:val="center"/>
            <w:hideMark/>
          </w:tcPr>
          <w:p w14:paraId="003F7042" w14:textId="77777777" w:rsidR="00902434" w:rsidRPr="00E82C79" w:rsidRDefault="00902434" w:rsidP="00902434">
            <w:pPr>
              <w:spacing w:after="0" w:line="240" w:lineRule="auto"/>
              <w:jc w:val="center"/>
              <w:rPr>
                <w:szCs w:val="24"/>
              </w:rPr>
            </w:pPr>
            <w:r w:rsidRPr="00E82C79">
              <w:rPr>
                <w:b/>
                <w:bCs/>
                <w:szCs w:val="24"/>
              </w:rPr>
              <w:t>Fixed effects</w:t>
            </w:r>
          </w:p>
        </w:tc>
      </w:tr>
      <w:tr w:rsidR="00902434" w:rsidRPr="00E82C79" w14:paraId="4CE6D824" w14:textId="77777777" w:rsidTr="00902434">
        <w:trPr>
          <w:tblCellSpacing w:w="15" w:type="dxa"/>
          <w:jc w:val="center"/>
        </w:trPr>
        <w:tc>
          <w:tcPr>
            <w:tcW w:w="0" w:type="auto"/>
            <w:gridSpan w:val="2"/>
            <w:tcBorders>
              <w:bottom w:val="single" w:sz="6" w:space="0" w:color="000000"/>
            </w:tcBorders>
            <w:vAlign w:val="center"/>
            <w:hideMark/>
          </w:tcPr>
          <w:p w14:paraId="65CB8CD6" w14:textId="77777777" w:rsidR="00902434" w:rsidRPr="00E82C79" w:rsidRDefault="00902434" w:rsidP="00902434">
            <w:pPr>
              <w:spacing w:after="0" w:line="240" w:lineRule="auto"/>
              <w:jc w:val="center"/>
              <w:rPr>
                <w:szCs w:val="24"/>
              </w:rPr>
            </w:pPr>
          </w:p>
        </w:tc>
      </w:tr>
      <w:tr w:rsidR="00902434" w:rsidRPr="00E82C79" w14:paraId="774BC652" w14:textId="77777777" w:rsidTr="00902434">
        <w:trPr>
          <w:tblCellSpacing w:w="15" w:type="dxa"/>
          <w:jc w:val="center"/>
        </w:trPr>
        <w:tc>
          <w:tcPr>
            <w:tcW w:w="0" w:type="auto"/>
            <w:vAlign w:val="center"/>
            <w:hideMark/>
          </w:tcPr>
          <w:p w14:paraId="4EFEB438" w14:textId="77777777" w:rsidR="00902434" w:rsidRPr="00E82C79" w:rsidRDefault="00902434" w:rsidP="00902434">
            <w:pPr>
              <w:spacing w:after="0" w:line="240" w:lineRule="auto"/>
              <w:jc w:val="center"/>
            </w:pPr>
          </w:p>
        </w:tc>
        <w:tc>
          <w:tcPr>
            <w:tcW w:w="0" w:type="auto"/>
            <w:vAlign w:val="center"/>
            <w:hideMark/>
          </w:tcPr>
          <w:p w14:paraId="1C54ABB3" w14:textId="77777777" w:rsidR="00902434" w:rsidRPr="00E82C79" w:rsidRDefault="00902434" w:rsidP="00902434">
            <w:pPr>
              <w:spacing w:after="0" w:line="240" w:lineRule="auto"/>
              <w:jc w:val="center"/>
              <w:rPr>
                <w:szCs w:val="24"/>
              </w:rPr>
            </w:pPr>
            <w:r w:rsidRPr="00E82C79">
              <w:rPr>
                <w:i/>
                <w:iCs/>
                <w:szCs w:val="24"/>
              </w:rPr>
              <w:t>Dependent variable:</w:t>
            </w:r>
          </w:p>
        </w:tc>
      </w:tr>
      <w:tr w:rsidR="00902434" w:rsidRPr="00E82C79" w14:paraId="5DD877EE" w14:textId="77777777" w:rsidTr="00902434">
        <w:trPr>
          <w:tblCellSpacing w:w="15" w:type="dxa"/>
          <w:jc w:val="center"/>
        </w:trPr>
        <w:tc>
          <w:tcPr>
            <w:tcW w:w="0" w:type="auto"/>
            <w:vAlign w:val="center"/>
            <w:hideMark/>
          </w:tcPr>
          <w:p w14:paraId="31041EE4" w14:textId="77777777" w:rsidR="00902434" w:rsidRPr="00E82C79" w:rsidRDefault="00902434" w:rsidP="00902434">
            <w:pPr>
              <w:spacing w:after="0" w:line="240" w:lineRule="auto"/>
              <w:jc w:val="center"/>
              <w:rPr>
                <w:szCs w:val="24"/>
              </w:rPr>
            </w:pPr>
          </w:p>
        </w:tc>
        <w:tc>
          <w:tcPr>
            <w:tcW w:w="0" w:type="auto"/>
            <w:tcBorders>
              <w:bottom w:val="single" w:sz="6" w:space="0" w:color="000000"/>
            </w:tcBorders>
            <w:vAlign w:val="center"/>
            <w:hideMark/>
          </w:tcPr>
          <w:p w14:paraId="0621E846" w14:textId="77777777" w:rsidR="00902434" w:rsidRPr="00E82C79" w:rsidRDefault="00902434" w:rsidP="00902434">
            <w:pPr>
              <w:spacing w:after="0" w:line="240" w:lineRule="auto"/>
              <w:jc w:val="center"/>
            </w:pPr>
          </w:p>
        </w:tc>
      </w:tr>
      <w:tr w:rsidR="00902434" w:rsidRPr="00E82C79" w14:paraId="2634C57F" w14:textId="77777777" w:rsidTr="00902434">
        <w:trPr>
          <w:tblCellSpacing w:w="15" w:type="dxa"/>
          <w:jc w:val="center"/>
        </w:trPr>
        <w:tc>
          <w:tcPr>
            <w:tcW w:w="0" w:type="auto"/>
            <w:vAlign w:val="center"/>
            <w:hideMark/>
          </w:tcPr>
          <w:p w14:paraId="547DCFA2" w14:textId="77777777" w:rsidR="00902434" w:rsidRPr="00E82C79" w:rsidRDefault="00902434" w:rsidP="00902434">
            <w:pPr>
              <w:spacing w:after="0" w:line="240" w:lineRule="auto"/>
              <w:jc w:val="center"/>
            </w:pPr>
          </w:p>
        </w:tc>
        <w:tc>
          <w:tcPr>
            <w:tcW w:w="0" w:type="auto"/>
            <w:vAlign w:val="center"/>
            <w:hideMark/>
          </w:tcPr>
          <w:p w14:paraId="79936273" w14:textId="77777777" w:rsidR="00902434" w:rsidRPr="00E82C79" w:rsidRDefault="00902434" w:rsidP="00902434">
            <w:pPr>
              <w:spacing w:after="0" w:line="240" w:lineRule="auto"/>
              <w:jc w:val="center"/>
              <w:rPr>
                <w:szCs w:val="24"/>
              </w:rPr>
            </w:pPr>
            <w:r w:rsidRPr="00E82C79">
              <w:rPr>
                <w:szCs w:val="24"/>
              </w:rPr>
              <w:t>Steering rate</w:t>
            </w:r>
          </w:p>
        </w:tc>
      </w:tr>
      <w:tr w:rsidR="00902434" w:rsidRPr="00E82C79" w14:paraId="200FBDE0" w14:textId="77777777" w:rsidTr="00902434">
        <w:trPr>
          <w:tblCellSpacing w:w="15" w:type="dxa"/>
          <w:jc w:val="center"/>
        </w:trPr>
        <w:tc>
          <w:tcPr>
            <w:tcW w:w="0" w:type="auto"/>
            <w:gridSpan w:val="2"/>
            <w:tcBorders>
              <w:bottom w:val="single" w:sz="6" w:space="0" w:color="000000"/>
            </w:tcBorders>
            <w:vAlign w:val="center"/>
            <w:hideMark/>
          </w:tcPr>
          <w:p w14:paraId="51896C62" w14:textId="77777777" w:rsidR="00902434" w:rsidRPr="00E82C79" w:rsidRDefault="00902434" w:rsidP="00902434">
            <w:pPr>
              <w:spacing w:after="0" w:line="240" w:lineRule="auto"/>
              <w:jc w:val="center"/>
              <w:rPr>
                <w:szCs w:val="24"/>
              </w:rPr>
            </w:pPr>
          </w:p>
        </w:tc>
      </w:tr>
      <w:tr w:rsidR="00902434" w:rsidRPr="00E82C79" w14:paraId="03C3BA55" w14:textId="77777777" w:rsidTr="00902434">
        <w:trPr>
          <w:tblCellSpacing w:w="15" w:type="dxa"/>
          <w:jc w:val="center"/>
        </w:trPr>
        <w:tc>
          <w:tcPr>
            <w:tcW w:w="0" w:type="auto"/>
            <w:vAlign w:val="center"/>
            <w:hideMark/>
          </w:tcPr>
          <w:p w14:paraId="16F3FECA" w14:textId="77777777" w:rsidR="00902434" w:rsidRPr="00E82C79"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98238A4" w14:textId="0C6925BB" w:rsidR="00902434" w:rsidRPr="00C37252" w:rsidRDefault="00C37252" w:rsidP="00AB129A">
            <w:pPr>
              <w:spacing w:after="0" w:line="240" w:lineRule="auto"/>
              <w:jc w:val="center"/>
              <w:rPr>
                <w:szCs w:val="24"/>
              </w:rPr>
            </w:pPr>
            <w:r w:rsidRPr="00C37252">
              <w:rPr>
                <w:color w:val="000000"/>
                <w:szCs w:val="24"/>
              </w:rPr>
              <w:t>0.368</w:t>
            </w:r>
            <w:r w:rsidRPr="00C37252">
              <w:rPr>
                <w:color w:val="000000"/>
                <w:szCs w:val="24"/>
                <w:vertAlign w:val="superscript"/>
              </w:rPr>
              <w:t>***</w:t>
            </w:r>
            <w:r w:rsidRPr="00C37252">
              <w:rPr>
                <w:color w:val="000000"/>
                <w:szCs w:val="24"/>
              </w:rPr>
              <w:t> (0.028)</w:t>
            </w:r>
          </w:p>
        </w:tc>
      </w:tr>
      <w:tr w:rsidR="00902434" w:rsidRPr="00E82C79" w14:paraId="2E4E50AF" w14:textId="77777777" w:rsidTr="00902434">
        <w:trPr>
          <w:tblCellSpacing w:w="15" w:type="dxa"/>
          <w:jc w:val="center"/>
        </w:trPr>
        <w:tc>
          <w:tcPr>
            <w:tcW w:w="0" w:type="auto"/>
            <w:vAlign w:val="center"/>
            <w:hideMark/>
          </w:tcPr>
          <w:p w14:paraId="06CFFEB0" w14:textId="77777777" w:rsidR="00902434" w:rsidRPr="00E82C79"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746A5511" w14:textId="46C35E24" w:rsidR="00902434" w:rsidRPr="00C37252" w:rsidRDefault="00C37252" w:rsidP="00902434">
            <w:pPr>
              <w:spacing w:after="0" w:line="240" w:lineRule="auto"/>
              <w:jc w:val="center"/>
              <w:rPr>
                <w:szCs w:val="24"/>
              </w:rPr>
            </w:pPr>
            <w:r w:rsidRPr="00C37252">
              <w:rPr>
                <w:color w:val="000000"/>
                <w:szCs w:val="24"/>
              </w:rPr>
              <w:t>-0.036</w:t>
            </w:r>
            <w:r w:rsidRPr="00C37252">
              <w:rPr>
                <w:color w:val="000000"/>
                <w:szCs w:val="24"/>
                <w:vertAlign w:val="superscript"/>
              </w:rPr>
              <w:t>***</w:t>
            </w:r>
            <w:r w:rsidRPr="00C37252">
              <w:rPr>
                <w:color w:val="000000"/>
                <w:szCs w:val="24"/>
              </w:rPr>
              <w:t> (0.005)</w:t>
            </w:r>
          </w:p>
        </w:tc>
      </w:tr>
      <w:tr w:rsidR="00902434" w:rsidRPr="00E82C79" w14:paraId="46F028D6" w14:textId="77777777" w:rsidTr="00902434">
        <w:trPr>
          <w:tblCellSpacing w:w="15" w:type="dxa"/>
          <w:jc w:val="center"/>
        </w:trPr>
        <w:tc>
          <w:tcPr>
            <w:tcW w:w="0" w:type="auto"/>
            <w:vAlign w:val="center"/>
            <w:hideMark/>
          </w:tcPr>
          <w:p w14:paraId="0D7A0572" w14:textId="77777777" w:rsidR="00902434" w:rsidRPr="00E82C79"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1D2F9EEA" w14:textId="5DFAB1D3" w:rsidR="00902434" w:rsidRPr="00C37252" w:rsidRDefault="00C37252" w:rsidP="00902434">
            <w:pPr>
              <w:spacing w:after="0" w:line="240" w:lineRule="auto"/>
              <w:jc w:val="center"/>
              <w:rPr>
                <w:szCs w:val="24"/>
              </w:rPr>
            </w:pPr>
            <w:r w:rsidRPr="00C37252">
              <w:rPr>
                <w:color w:val="000000"/>
                <w:szCs w:val="24"/>
              </w:rPr>
              <w:t>0.050</w:t>
            </w:r>
            <w:r w:rsidRPr="00C37252">
              <w:rPr>
                <w:color w:val="000000"/>
                <w:szCs w:val="24"/>
                <w:vertAlign w:val="superscript"/>
              </w:rPr>
              <w:t>***</w:t>
            </w:r>
            <w:r w:rsidRPr="00C37252">
              <w:rPr>
                <w:color w:val="000000"/>
                <w:szCs w:val="24"/>
              </w:rPr>
              <w:t> (0.008)</w:t>
            </w:r>
          </w:p>
        </w:tc>
      </w:tr>
      <w:tr w:rsidR="00902434" w:rsidRPr="00E82C79" w14:paraId="65B40B8F" w14:textId="77777777" w:rsidTr="00902434">
        <w:trPr>
          <w:tblCellSpacing w:w="15" w:type="dxa"/>
          <w:jc w:val="center"/>
        </w:trPr>
        <w:tc>
          <w:tcPr>
            <w:tcW w:w="0" w:type="auto"/>
            <w:vAlign w:val="center"/>
            <w:hideMark/>
          </w:tcPr>
          <w:p w14:paraId="065B6B91" w14:textId="77777777" w:rsidR="00902434" w:rsidRPr="00E82C79" w:rsidRDefault="00BF76D6"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7C3A5AA3" w14:textId="56AE311D" w:rsidR="00902434" w:rsidRPr="00C37252" w:rsidRDefault="00C37252" w:rsidP="00902434">
            <w:pPr>
              <w:spacing w:after="0" w:line="240" w:lineRule="auto"/>
              <w:jc w:val="center"/>
              <w:rPr>
                <w:szCs w:val="24"/>
              </w:rPr>
            </w:pPr>
            <w:r w:rsidRPr="00C37252">
              <w:rPr>
                <w:color w:val="000000"/>
                <w:szCs w:val="24"/>
              </w:rPr>
              <w:t>-0.014</w:t>
            </w:r>
            <w:r w:rsidRPr="00C37252">
              <w:rPr>
                <w:color w:val="000000"/>
                <w:szCs w:val="24"/>
                <w:vertAlign w:val="superscript"/>
              </w:rPr>
              <w:t>***</w:t>
            </w:r>
            <w:r w:rsidRPr="00C37252">
              <w:rPr>
                <w:color w:val="000000"/>
                <w:szCs w:val="24"/>
              </w:rPr>
              <w:t> (0.004)</w:t>
            </w:r>
          </w:p>
        </w:tc>
      </w:tr>
      <w:tr w:rsidR="00902434" w:rsidRPr="00E82C79" w14:paraId="0C6A599B" w14:textId="77777777" w:rsidTr="00902434">
        <w:trPr>
          <w:tblCellSpacing w:w="15" w:type="dxa"/>
          <w:jc w:val="center"/>
        </w:trPr>
        <w:tc>
          <w:tcPr>
            <w:tcW w:w="0" w:type="auto"/>
            <w:gridSpan w:val="2"/>
            <w:tcBorders>
              <w:bottom w:val="single" w:sz="6" w:space="0" w:color="000000"/>
            </w:tcBorders>
            <w:vAlign w:val="center"/>
            <w:hideMark/>
          </w:tcPr>
          <w:p w14:paraId="472C5FF7" w14:textId="77777777" w:rsidR="00902434" w:rsidRPr="00E82C79" w:rsidRDefault="00902434" w:rsidP="00902434">
            <w:pPr>
              <w:spacing w:after="0" w:line="240" w:lineRule="auto"/>
              <w:jc w:val="center"/>
              <w:rPr>
                <w:szCs w:val="24"/>
              </w:rPr>
            </w:pPr>
          </w:p>
        </w:tc>
      </w:tr>
      <w:tr w:rsidR="00902434" w:rsidRPr="00E82C79" w14:paraId="6D500B98" w14:textId="77777777" w:rsidTr="00902434">
        <w:trPr>
          <w:tblCellSpacing w:w="15" w:type="dxa"/>
          <w:jc w:val="center"/>
        </w:trPr>
        <w:tc>
          <w:tcPr>
            <w:tcW w:w="0" w:type="auto"/>
            <w:vAlign w:val="center"/>
            <w:hideMark/>
          </w:tcPr>
          <w:p w14:paraId="66FC3EBC" w14:textId="77777777" w:rsidR="00902434" w:rsidRPr="00E82C79" w:rsidRDefault="00902434" w:rsidP="00902434">
            <w:pPr>
              <w:spacing w:after="0" w:line="240" w:lineRule="auto"/>
              <w:rPr>
                <w:szCs w:val="24"/>
              </w:rPr>
            </w:pPr>
            <w:r w:rsidRPr="00E82C79">
              <w:rPr>
                <w:szCs w:val="24"/>
              </w:rPr>
              <w:t>Participants</w:t>
            </w:r>
          </w:p>
        </w:tc>
        <w:tc>
          <w:tcPr>
            <w:tcW w:w="0" w:type="auto"/>
            <w:vAlign w:val="center"/>
            <w:hideMark/>
          </w:tcPr>
          <w:p w14:paraId="75FFB1AC" w14:textId="56707B56" w:rsidR="00902434" w:rsidRPr="00E82C79" w:rsidRDefault="00C37252" w:rsidP="00902434">
            <w:pPr>
              <w:spacing w:after="0" w:line="240" w:lineRule="auto"/>
              <w:jc w:val="center"/>
              <w:rPr>
                <w:szCs w:val="24"/>
              </w:rPr>
            </w:pPr>
            <w:r>
              <w:rPr>
                <w:szCs w:val="24"/>
              </w:rPr>
              <w:t>10</w:t>
            </w:r>
          </w:p>
        </w:tc>
      </w:tr>
      <w:tr w:rsidR="00902434" w:rsidRPr="00E82C79" w14:paraId="0C4691E7" w14:textId="77777777" w:rsidTr="00902434">
        <w:trPr>
          <w:tblCellSpacing w:w="15" w:type="dxa"/>
          <w:jc w:val="center"/>
        </w:trPr>
        <w:tc>
          <w:tcPr>
            <w:tcW w:w="0" w:type="auto"/>
            <w:vAlign w:val="center"/>
            <w:hideMark/>
          </w:tcPr>
          <w:p w14:paraId="32D9A6A7" w14:textId="77777777" w:rsidR="00902434" w:rsidRPr="00E82C79" w:rsidRDefault="00902434" w:rsidP="00902434">
            <w:pPr>
              <w:spacing w:after="0" w:line="240" w:lineRule="auto"/>
              <w:rPr>
                <w:szCs w:val="24"/>
              </w:rPr>
            </w:pPr>
            <w:r w:rsidRPr="00E82C79">
              <w:rPr>
                <w:szCs w:val="24"/>
              </w:rPr>
              <w:t>Observations</w:t>
            </w:r>
          </w:p>
        </w:tc>
        <w:tc>
          <w:tcPr>
            <w:tcW w:w="0" w:type="auto"/>
            <w:vAlign w:val="center"/>
            <w:hideMark/>
          </w:tcPr>
          <w:p w14:paraId="62DB25D0" w14:textId="37B06EDF" w:rsidR="00902434" w:rsidRPr="00E82C79" w:rsidRDefault="00C37252" w:rsidP="00902434">
            <w:pPr>
              <w:spacing w:after="0" w:line="240" w:lineRule="auto"/>
              <w:jc w:val="center"/>
              <w:rPr>
                <w:szCs w:val="24"/>
              </w:rPr>
            </w:pPr>
            <w:r>
              <w:rPr>
                <w:szCs w:val="24"/>
              </w:rPr>
              <w:t>2437</w:t>
            </w:r>
          </w:p>
        </w:tc>
      </w:tr>
      <w:tr w:rsidR="00902434" w:rsidRPr="00E82C79" w14:paraId="6F5C5C9E" w14:textId="77777777" w:rsidTr="00902434">
        <w:trPr>
          <w:tblCellSpacing w:w="15" w:type="dxa"/>
          <w:jc w:val="center"/>
        </w:trPr>
        <w:tc>
          <w:tcPr>
            <w:tcW w:w="0" w:type="auto"/>
            <w:gridSpan w:val="2"/>
            <w:tcBorders>
              <w:bottom w:val="single" w:sz="6" w:space="0" w:color="000000"/>
            </w:tcBorders>
            <w:vAlign w:val="center"/>
            <w:hideMark/>
          </w:tcPr>
          <w:p w14:paraId="0A580FA1" w14:textId="77777777" w:rsidR="00902434" w:rsidRPr="00E82C79" w:rsidRDefault="00902434" w:rsidP="00902434">
            <w:pPr>
              <w:spacing w:after="0" w:line="240" w:lineRule="auto"/>
              <w:jc w:val="center"/>
              <w:rPr>
                <w:szCs w:val="24"/>
              </w:rPr>
            </w:pPr>
          </w:p>
        </w:tc>
      </w:tr>
      <w:tr w:rsidR="00902434" w:rsidRPr="00E82C79" w14:paraId="652A00E5" w14:textId="77777777" w:rsidTr="00902434">
        <w:trPr>
          <w:tblCellSpacing w:w="15" w:type="dxa"/>
          <w:jc w:val="center"/>
        </w:trPr>
        <w:tc>
          <w:tcPr>
            <w:tcW w:w="0" w:type="auto"/>
            <w:vAlign w:val="center"/>
            <w:hideMark/>
          </w:tcPr>
          <w:p w14:paraId="4559FE07" w14:textId="77777777" w:rsidR="00902434" w:rsidRPr="00E82C79" w:rsidRDefault="00902434" w:rsidP="00902434">
            <w:pPr>
              <w:spacing w:after="0" w:line="240" w:lineRule="auto"/>
              <w:rPr>
                <w:szCs w:val="24"/>
              </w:rPr>
            </w:pPr>
            <w:r w:rsidRPr="00E82C79">
              <w:rPr>
                <w:i/>
                <w:iCs/>
                <w:szCs w:val="24"/>
              </w:rPr>
              <w:t>Note:</w:t>
            </w:r>
          </w:p>
        </w:tc>
        <w:tc>
          <w:tcPr>
            <w:tcW w:w="0" w:type="auto"/>
            <w:vAlign w:val="center"/>
            <w:hideMark/>
          </w:tcPr>
          <w:p w14:paraId="28732A49" w14:textId="77777777" w:rsidR="00902434" w:rsidRPr="00E82C79" w:rsidRDefault="00902434" w:rsidP="00902434">
            <w:pPr>
              <w:spacing w:after="0" w:line="240" w:lineRule="auto"/>
              <w:jc w:val="right"/>
              <w:rPr>
                <w:szCs w:val="24"/>
              </w:rPr>
            </w:pPr>
            <w:r w:rsidRPr="00E82C79">
              <w:rPr>
                <w:szCs w:val="24"/>
                <w:vertAlign w:val="superscript"/>
              </w:rPr>
              <w:t>*</w:t>
            </w:r>
            <w:r w:rsidRPr="00E82C79">
              <w:rPr>
                <w:szCs w:val="24"/>
              </w:rPr>
              <w:t>p&lt;0.1; </w:t>
            </w:r>
            <w:r w:rsidRPr="00E82C79">
              <w:rPr>
                <w:szCs w:val="24"/>
                <w:vertAlign w:val="superscript"/>
              </w:rPr>
              <w:t>**</w:t>
            </w:r>
            <w:r w:rsidRPr="00E82C79">
              <w:rPr>
                <w:szCs w:val="24"/>
              </w:rPr>
              <w:t>p&lt;0.05; </w:t>
            </w:r>
            <w:r w:rsidRPr="00E82C79">
              <w:rPr>
                <w:szCs w:val="24"/>
                <w:vertAlign w:val="superscript"/>
              </w:rPr>
              <w:t>***</w:t>
            </w:r>
            <w:r w:rsidRPr="00E82C79">
              <w:rPr>
                <w:szCs w:val="24"/>
              </w:rPr>
              <w:t>p&lt;0.01</w:t>
            </w:r>
          </w:p>
        </w:tc>
      </w:tr>
    </w:tbl>
    <w:p w14:paraId="17712AE2" w14:textId="77777777" w:rsidR="00902434" w:rsidRDefault="00902434" w:rsidP="00902434">
      <w:pPr>
        <w:spacing w:line="360" w:lineRule="auto"/>
        <w:jc w:val="both"/>
      </w:pPr>
    </w:p>
    <w:p w14:paraId="592BED05" w14:textId="77777777" w:rsidR="00902434" w:rsidRPr="003D7D31" w:rsidRDefault="00902434" w:rsidP="002C4E70">
      <w:pPr>
        <w:pStyle w:val="Heading2"/>
        <w:spacing w:line="480" w:lineRule="auto"/>
        <w:jc w:val="both"/>
        <w:rPr>
          <w:rFonts w:eastAsiaTheme="minorEastAsia"/>
          <w:sz w:val="24"/>
        </w:rPr>
      </w:pPr>
      <w:bookmarkStart w:id="36" w:name="_Toc88648211"/>
      <w:r w:rsidRPr="003D7D31">
        <w:rPr>
          <w:rFonts w:eastAsiaTheme="minorEastAsia"/>
          <w:sz w:val="24"/>
        </w:rPr>
        <w:t>Discussion</w:t>
      </w:r>
      <w:bookmarkEnd w:id="36"/>
    </w:p>
    <w:p w14:paraId="0530B535" w14:textId="28740C2F" w:rsidR="00902434" w:rsidRDefault="002B3469" w:rsidP="002C4E70">
      <w:pPr>
        <w:spacing w:line="480" w:lineRule="auto"/>
        <w:jc w:val="both"/>
      </w:pPr>
      <w:r>
        <w:t xml:space="preserve">The current </w:t>
      </w:r>
      <w:r w:rsidR="00902434" w:rsidRPr="00DE37C4">
        <w:t xml:space="preserve">experiment </w:t>
      </w:r>
      <w:r w:rsidR="00902434">
        <w:t xml:space="preserve">was the first targeted </w:t>
      </w:r>
      <w:r>
        <w:t>investigation into</w:t>
      </w:r>
      <w:r w:rsidR="00902434">
        <w:t xml:space="preserve"> whether the Accumulator framework would capture steering behaviours in relation to </w:t>
      </w:r>
      <w:r w:rsidR="00902434" w:rsidRPr="00D41A10">
        <w:t xml:space="preserve">curved </w:t>
      </w:r>
      <w:r w:rsidR="00902434">
        <w:t>road-lines.</w:t>
      </w:r>
      <w:r w:rsidR="008D464D">
        <w:t xml:space="preserve"> </w:t>
      </w:r>
      <w:commentRangeStart w:id="37"/>
      <w:r w:rsidR="008D464D">
        <w:t>Furthermore, this</w:t>
      </w:r>
      <w:r w:rsidR="006E42FC">
        <w:t xml:space="preserve"> experiment aimed to establish</w:t>
      </w:r>
      <w:r w:rsidR="008D464D">
        <w:t xml:space="preserve"> whether </w:t>
      </w:r>
      <w:r w:rsidR="00356C72">
        <w:t xml:space="preserve">the Accumulator framework was still applicable when drivers were provided with optical information </w:t>
      </w:r>
      <w:r w:rsidR="00E1003F">
        <w:t>consistent</w:t>
      </w:r>
      <w:r w:rsidR="00356C72">
        <w:t xml:space="preserve"> with </w:t>
      </w:r>
      <w:r w:rsidR="00E1003F">
        <w:t xml:space="preserve">everyday </w:t>
      </w:r>
      <w:r w:rsidR="00356C72">
        <w:t>locomotion.</w:t>
      </w:r>
      <w:r w:rsidR="006E42FC">
        <w:t xml:space="preserve"> </w:t>
      </w:r>
      <w:commentRangeEnd w:id="37"/>
      <w:r w:rsidR="00E967A4">
        <w:rPr>
          <w:rStyle w:val="CommentReference"/>
        </w:rPr>
        <w:commentReference w:id="37"/>
      </w:r>
      <w:r w:rsidR="00902434">
        <w:t>The rate at which the perceived control error developed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color w:val="000000"/>
        </w:rPr>
        <w:t xml:space="preserve">) </w:t>
      </w:r>
      <w:r w:rsidR="00902434">
        <w:t xml:space="preserve">was manipulated by altering the curvature of a road-line (smaller radii were associated with increased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t xml:space="preserve">and initial </w:t>
      </w:r>
      <m:oMath>
        <m:r>
          <w:rPr>
            <w:rFonts w:ascii="Cambria Math" w:eastAsia="Cambria Math" w:hAnsi="Cambria Math" w:cs="Cambria Math"/>
            <w:color w:val="000000"/>
          </w:rPr>
          <m:t>E</m:t>
        </m:r>
      </m:oMath>
      <w:r w:rsidR="00902434">
        <w:t xml:space="preserve"> was manipulated by altering the starting position</w:t>
      </w:r>
      <w:r w:rsidR="006E42FC">
        <w:t xml:space="preserve"> of drivers</w:t>
      </w:r>
      <w:r w:rsidR="00902434">
        <w:t xml:space="preserve"> relative to the </w:t>
      </w:r>
      <w:r w:rsidR="00E1003F">
        <w:t xml:space="preserve">visible </w:t>
      </w:r>
      <w:r w:rsidR="00902434">
        <w:t xml:space="preserve">road-line. The results provided strong evidence that </w:t>
      </w:r>
      <w:r w:rsidR="00215B11">
        <w:t>drivers accumulated</w:t>
      </w:r>
      <w:r w:rsidR="00902434">
        <w:t xml:space="preserve"> </w:t>
      </w:r>
      <m:oMath>
        <m:r>
          <w:rPr>
            <w:rFonts w:ascii="Cambria Math" w:eastAsia="Cambria Math" w:hAnsi="Cambria Math" w:cs="Cambria Math"/>
            <w:color w:val="000000"/>
          </w:rPr>
          <m:t>E</m:t>
        </m:r>
      </m:oMath>
      <w:r w:rsidR="00902434">
        <w:t xml:space="preserve"> before initiating a response</w:t>
      </w:r>
      <w:r w:rsidR="00215B11">
        <w:t>,</w:t>
      </w:r>
      <w:r w:rsidR="00902434">
        <w:t xml:space="preserve"> rather than waiting for the perceptual signals to surpass a fixed threshold. </w:t>
      </w:r>
      <w:commentRangeStart w:id="38"/>
      <w:r w:rsidR="00902434">
        <w:t xml:space="preserve">Participants altered the timing and magnitude of their steering relative to the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rsidRPr="00953FE9">
        <w:t xml:space="preserve">and initial </w:t>
      </w:r>
      <m:oMath>
        <m:r>
          <w:rPr>
            <w:rFonts w:ascii="Cambria Math" w:eastAsia="Cambria Math" w:hAnsi="Cambria Math" w:cs="Cambria Math"/>
            <w:color w:val="000000"/>
          </w:rPr>
          <m:t>E</m:t>
        </m:r>
      </m:oMath>
      <w:r w:rsidR="00902434">
        <w:t xml:space="preserve"> they were presented with</w:t>
      </w:r>
      <w:commentRangeEnd w:id="38"/>
      <w:r w:rsidR="0052774C">
        <w:rPr>
          <w:rStyle w:val="CommentReference"/>
        </w:rPr>
        <w:commentReference w:id="38"/>
      </w:r>
      <w:r w:rsidR="00902434">
        <w:t>. These findings provide strong e</w:t>
      </w:r>
      <w:r w:rsidR="00215B11">
        <w:t>vidence that participants were accumulating</w:t>
      </w:r>
      <w:r w:rsidR="00902434">
        <w:t xml:space="preserve"> </w:t>
      </w:r>
      <w:r w:rsidR="00902434">
        <w:lastRenderedPageBreak/>
        <w:t xml:space="preserve">perceptual information over time rather than utilising time-independent </w:t>
      </w:r>
      <w:r w:rsidR="00215B11">
        <w:t xml:space="preserve">fixed </w:t>
      </w:r>
      <w:r w:rsidR="00902434">
        <w:t xml:space="preserve">thresholds. </w:t>
      </w:r>
    </w:p>
    <w:p w14:paraId="0678200F" w14:textId="577054D5" w:rsidR="0012443F" w:rsidRDefault="00902434" w:rsidP="002C4E70">
      <w:pPr>
        <w:spacing w:line="480" w:lineRule="auto"/>
        <w:jc w:val="both"/>
      </w:pPr>
      <w: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fldChar w:fldCharType="begin" w:fldLock="1"/>
      </w:r>
      <w:r w:rsidR="00B01521">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fldChar w:fldCharType="separate"/>
      </w:r>
      <w:r w:rsidR="00F30350" w:rsidRPr="00F30350">
        <w:rPr>
          <w:noProof/>
        </w:rPr>
        <w:t>(Durrani et al., 2021; Markkula et al., 2018; Yilmaz &amp; Warren, 1995)</w:t>
      </w:r>
      <w:r>
        <w:fldChar w:fldCharType="end"/>
      </w:r>
      <w:r>
        <w:t>. The Accumulator predicted interact</w:t>
      </w:r>
      <w:r w:rsidR="002B3469">
        <w:t xml:space="preserve">ion between </w:t>
      </w:r>
      <w:r>
        <w:t xml:space="preserve">radii and starting position </w:t>
      </w:r>
      <w:r w:rsidR="00E1003F">
        <w:t>is consistent with steering magnitude and lateral position error</w:t>
      </w:r>
      <w:r w:rsidR="00E1003F" w:rsidDel="00E1003F">
        <w:t xml:space="preserve"> </w:t>
      </w:r>
      <w:r w:rsidR="00E1003F">
        <w:t xml:space="preserve">metrics in previous observations of steering toward straight road-lines when manipulating </w:t>
      </w:r>
      <w:r w:rsidR="002B3469">
        <w:t xml:space="preserve">orientation and starting position </w:t>
      </w:r>
      <w:r w:rsidR="002B3469">
        <w:fldChar w:fldCharType="begin" w:fldLock="1"/>
      </w:r>
      <w:r w:rsidR="0040319E">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2B3469">
        <w:fldChar w:fldCharType="separate"/>
      </w:r>
      <w:r w:rsidR="0040319E">
        <w:rPr>
          <w:noProof/>
        </w:rPr>
        <w:t>(Goodridge et al., 2022</w:t>
      </w:r>
      <w:r w:rsidR="002B3469" w:rsidRPr="002B3469">
        <w:rPr>
          <w:noProof/>
        </w:rPr>
        <w:t>)</w:t>
      </w:r>
      <w:r w:rsidR="002B3469">
        <w:fldChar w:fldCharType="end"/>
      </w:r>
      <w:r w:rsidR="002B3469">
        <w:t>.</w:t>
      </w:r>
      <w:r w:rsidR="00D92E10">
        <w:t xml:space="preserve"> </w:t>
      </w:r>
      <w:r>
        <w:t>This provides good evidence that the magnitude of a steering response scales with the perceived control error that a driver is attempting to reduce</w:t>
      </w:r>
      <w:commentRangeStart w:id="39"/>
      <w:r>
        <w:t xml:space="preserve">. The current experiment also supports </w:t>
      </w:r>
      <w:r w:rsidR="00E1003F">
        <w:t xml:space="preserve">the </w:t>
      </w:r>
      <w:r>
        <w:t xml:space="preserve">findings </w:t>
      </w:r>
      <w:r w:rsidR="00E1003F">
        <w:t xml:space="preserve">of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who found that during </w:t>
      </w:r>
      <w:r w:rsidR="006E42FC">
        <w:t xml:space="preserve">silent </w:t>
      </w:r>
      <w:r>
        <w:t xml:space="preserve">failures of automation, drivers responded to smaller perceptual errors during more gradual failures. Such a finding is accumulative </w:t>
      </w:r>
      <w:r w:rsidR="0040319E">
        <w:t xml:space="preserve">in nature as the Accumulator </w:t>
      </w:r>
      <w:r>
        <w:t>mechanism predicts responses will occur at smaller error signal values when there is more time over which to integrate perceptual signals</w:t>
      </w:r>
      <w:r w:rsidR="006E42FC">
        <w:t>. The data and analysis in the current manuscript</w:t>
      </w:r>
      <w:r w:rsidR="00D92E10">
        <w:t xml:space="preserve"> </w:t>
      </w:r>
      <w:r>
        <w:t>presents a similar finding: drivers responded at smaller lateral position errors when the perceived control error developed more slowly (</w:t>
      </w:r>
      <w:proofErr w:type="gramStart"/>
      <w:r>
        <w:t>i.e.</w:t>
      </w:r>
      <w:proofErr w:type="gramEnd"/>
      <w:r>
        <w:t xml:space="preserve"> when presented with larger radii curves and nearer starting positions). </w:t>
      </w:r>
      <w:commentRangeEnd w:id="39"/>
      <w:r w:rsidR="0052774C">
        <w:rPr>
          <w:rStyle w:val="CommentReference"/>
        </w:rPr>
        <w:commentReference w:id="39"/>
      </w:r>
    </w:p>
    <w:p w14:paraId="3676AC48" w14:textId="737DA6DE" w:rsidR="0040319E" w:rsidRDefault="0040319E" w:rsidP="002C4E70">
      <w:pPr>
        <w:spacing w:line="480" w:lineRule="auto"/>
        <w:jc w:val="both"/>
      </w:pPr>
      <w:r>
        <w:t xml:space="preserve">A key methodological difference between the current experiment and previous research by Goodridge et al (2022) was the lack of camera counter-rotation. </w:t>
      </w:r>
      <w:commentRangeStart w:id="40"/>
      <w:del w:id="41" w:author="Gustav Markkula" w:date="2022-04-05T07:24:00Z">
        <w:r w:rsidR="00E1003F" w:rsidDel="0052774C">
          <w:delText>Given t</w:delText>
        </w:r>
      </w:del>
      <w:ins w:id="42" w:author="Gustav Markkula" w:date="2022-04-05T07:24:00Z">
        <w:r w:rsidR="0052774C">
          <w:t>T</w:t>
        </w:r>
      </w:ins>
      <w:r w:rsidR="00E1003F">
        <w:t>he consistent results across both experiments (</w:t>
      </w:r>
      <w:r w:rsidR="00EE68CD">
        <w:t>both with and without the camera counter-rotation</w:t>
      </w:r>
      <w:r w:rsidR="00E1003F">
        <w:t>)</w:t>
      </w:r>
      <w:r w:rsidR="00EE68CD">
        <w:t xml:space="preserve"> suggest</w:t>
      </w:r>
      <w:del w:id="43" w:author="Gustav Markkula" w:date="2022-04-05T07:25:00Z">
        <w:r w:rsidR="00EE68CD" w:rsidDel="0052774C">
          <w:delText>s</w:delText>
        </w:r>
      </w:del>
      <w:r w:rsidR="00EE68CD">
        <w:t xml:space="preserve"> that </w:t>
      </w:r>
      <w:commentRangeEnd w:id="40"/>
      <w:r w:rsidR="0052774C">
        <w:rPr>
          <w:rStyle w:val="CommentReference"/>
        </w:rPr>
        <w:commentReference w:id="40"/>
      </w:r>
      <w:r w:rsidR="00EE68CD">
        <w:t xml:space="preserve">this manipulation was not </w:t>
      </w:r>
      <w:r w:rsidR="00E1003F">
        <w:t xml:space="preserve">the cause for the observed </w:t>
      </w:r>
      <w:r w:rsidR="00EE68CD">
        <w:lastRenderedPageBreak/>
        <w:t>accumulation.</w:t>
      </w:r>
      <w:r w:rsidR="00E71245">
        <w:t xml:space="preserve"> </w:t>
      </w:r>
      <w:r w:rsidR="00EE68CD">
        <w:t xml:space="preserve">Future research </w:t>
      </w:r>
      <w:r w:rsidR="00E1003F">
        <w:t>could</w:t>
      </w:r>
      <w:r w:rsidR="00EE68CD">
        <w:t xml:space="preserve"> investigate how drivers sample the optical information </w:t>
      </w:r>
      <w:proofErr w:type="gramStart"/>
      <w:r w:rsidR="00EE68CD">
        <w:t>in order to</w:t>
      </w:r>
      <w:proofErr w:type="gramEnd"/>
      <w:r w:rsidR="00EE68CD">
        <w:t xml:space="preserve"> accumulate </w:t>
      </w:r>
      <w:ins w:id="44" w:author="Gustav Markkula" w:date="2022-04-05T07:25:00Z">
        <w:r w:rsidR="0052774C">
          <w:t xml:space="preserve">evidence, </w:t>
        </w:r>
      </w:ins>
      <w:r w:rsidR="00EE68CD">
        <w:t xml:space="preserve">by measuring eye movements. The steering literature has already demonstrated that drivers look where they steer </w:t>
      </w:r>
      <w:r w:rsidR="00EE68CD" w:rsidRPr="00BF7983">
        <w:rPr>
          <w:szCs w:val="24"/>
        </w:rPr>
        <w:fldChar w:fldCharType="begin" w:fldLock="1"/>
      </w:r>
      <w:r w:rsidR="0000044C">
        <w:rPr>
          <w:szCs w:val="24"/>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00EE68CD" w:rsidRPr="00BF7983">
        <w:rPr>
          <w:szCs w:val="24"/>
        </w:rPr>
        <w:fldChar w:fldCharType="separate"/>
      </w:r>
      <w:r w:rsidR="00EE68CD" w:rsidRPr="00BF7983">
        <w:rPr>
          <w:noProof/>
          <w:szCs w:val="24"/>
        </w:rPr>
        <w:t>(Wilkie, Kountouriotis, Merat, &amp; Wann, 2010)</w:t>
      </w:r>
      <w:r w:rsidR="00EE68CD" w:rsidRPr="00BF7983">
        <w:rPr>
          <w:szCs w:val="24"/>
        </w:rPr>
        <w:fldChar w:fldCharType="end"/>
      </w:r>
      <w:r w:rsidR="00EE68CD" w:rsidRPr="00BF7983">
        <w:rPr>
          <w:szCs w:val="24"/>
        </w:rPr>
        <w:t xml:space="preserve"> but they also steer where they look </w:t>
      </w:r>
      <w:r w:rsidR="00EE68CD" w:rsidRPr="00BF7983">
        <w:rPr>
          <w:szCs w:val="24"/>
        </w:rPr>
        <w:fldChar w:fldCharType="begin" w:fldLock="1"/>
      </w:r>
      <w:r w:rsidR="0000044C">
        <w:rPr>
          <w:szCs w:val="24"/>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00EE68CD" w:rsidRPr="00BF7983">
        <w:rPr>
          <w:szCs w:val="24"/>
        </w:rPr>
        <w:fldChar w:fldCharType="separate"/>
      </w:r>
      <w:r w:rsidR="00EE68CD">
        <w:rPr>
          <w:noProof/>
          <w:szCs w:val="24"/>
        </w:rPr>
        <w:t>(</w:t>
      </w:r>
      <w:r w:rsidR="00EE68CD" w:rsidRPr="00CA7283">
        <w:rPr>
          <w:noProof/>
          <w:szCs w:val="24"/>
        </w:rPr>
        <w:t>Kountouriotis et al., 2012; Robertshaw &amp; Wilkie, 2008)</w:t>
      </w:r>
      <w:r w:rsidR="00EE68CD" w:rsidRPr="00BF7983">
        <w:rPr>
          <w:szCs w:val="24"/>
        </w:rPr>
        <w:fldChar w:fldCharType="end"/>
      </w:r>
      <w:r w:rsidR="00EE68CD" w:rsidRPr="00BF7983">
        <w:rPr>
          <w:szCs w:val="24"/>
        </w:rPr>
        <w:t>.</w:t>
      </w:r>
      <w:r w:rsidR="00EE68CD" w:rsidRPr="00EE68CD">
        <w:rPr>
          <w:szCs w:val="24"/>
        </w:rPr>
        <w:t xml:space="preserve"> </w:t>
      </w:r>
      <w:r w:rsidR="00EE68CD">
        <w:rPr>
          <w:szCs w:val="24"/>
        </w:rPr>
        <w:t>T</w:t>
      </w:r>
      <w:r w:rsidR="00EE68CD" w:rsidRPr="00BF7983">
        <w:rPr>
          <w:szCs w:val="24"/>
        </w:rPr>
        <w:t xml:space="preserve">hese studies </w:t>
      </w:r>
      <w:r w:rsidR="00E1003F">
        <w:rPr>
          <w:szCs w:val="24"/>
        </w:rPr>
        <w:t xml:space="preserve">show </w:t>
      </w:r>
      <w:r w:rsidR="00EE68CD">
        <w:rPr>
          <w:szCs w:val="24"/>
        </w:rPr>
        <w:t xml:space="preserve">that </w:t>
      </w:r>
      <w:r w:rsidR="00EE68CD" w:rsidRPr="00BF7983">
        <w:rPr>
          <w:szCs w:val="24"/>
        </w:rPr>
        <w:t xml:space="preserve">the direction of gaze is linked to the direction of steering (and vice versa). Because of the wealth of literature detailing the importance of gaze in steering coordination, </w:t>
      </w:r>
      <w:r w:rsidR="00EE68CD">
        <w:rPr>
          <w:szCs w:val="24"/>
        </w:rPr>
        <w:t xml:space="preserve">it </w:t>
      </w:r>
      <w:r w:rsidR="00E1003F">
        <w:rPr>
          <w:szCs w:val="24"/>
        </w:rPr>
        <w:t xml:space="preserve">may </w:t>
      </w:r>
      <w:r w:rsidR="00EE68CD">
        <w:rPr>
          <w:szCs w:val="24"/>
        </w:rPr>
        <w:t xml:space="preserve">be important to determine whether gaze has influence </w:t>
      </w:r>
      <w:r w:rsidR="00E1003F">
        <w:rPr>
          <w:szCs w:val="24"/>
        </w:rPr>
        <w:t xml:space="preserve">over </w:t>
      </w:r>
      <w:r w:rsidR="00EE68CD">
        <w:rPr>
          <w:szCs w:val="24"/>
        </w:rPr>
        <w:t xml:space="preserve">the accumulation of information. One way to do this would be to run a similar paradigm to the one presented here with an additional gaze fixation factor (similar to the one used by </w:t>
      </w:r>
      <w:r w:rsidR="00EE68CD" w:rsidRPr="00BF7983">
        <w:rPr>
          <w:szCs w:val="24"/>
        </w:rPr>
        <w:fldChar w:fldCharType="begin" w:fldLock="1"/>
      </w:r>
      <w:r w:rsidR="00EE68CD">
        <w:rPr>
          <w:szCs w:val="24"/>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00EE68CD" w:rsidRPr="00BF7983">
        <w:rPr>
          <w:szCs w:val="24"/>
        </w:rPr>
        <w:fldChar w:fldCharType="separate"/>
      </w:r>
      <w:r w:rsidR="00EE68CD">
        <w:rPr>
          <w:noProof/>
          <w:szCs w:val="24"/>
        </w:rPr>
        <w:t xml:space="preserve">Wilkie &amp; Wann, </w:t>
      </w:r>
      <w:r w:rsidR="00EE68CD" w:rsidRPr="00BF7983">
        <w:rPr>
          <w:noProof/>
          <w:szCs w:val="24"/>
        </w:rPr>
        <w:t>2003)</w:t>
      </w:r>
      <w:r w:rsidR="00EE68CD" w:rsidRPr="00BF7983">
        <w:rPr>
          <w:szCs w:val="24"/>
        </w:rPr>
        <w:fldChar w:fldCharType="end"/>
      </w:r>
      <w:r w:rsidR="00EE68CD">
        <w:rPr>
          <w:szCs w:val="24"/>
        </w:rPr>
        <w:t xml:space="preserve">. If forced fixations disrupt the orientation/radii-starting position interaction, </w:t>
      </w:r>
      <w:r w:rsidR="00F51AFA">
        <w:rPr>
          <w:szCs w:val="24"/>
        </w:rPr>
        <w:t xml:space="preserve">then that would demonstrate having </w:t>
      </w:r>
      <w:r w:rsidR="00EE68CD">
        <w:rPr>
          <w:szCs w:val="24"/>
        </w:rPr>
        <w:t xml:space="preserve">free gaze </w:t>
      </w:r>
      <w:r w:rsidR="00F51AFA">
        <w:rPr>
          <w:szCs w:val="24"/>
        </w:rPr>
        <w:t xml:space="preserve">pointed </w:t>
      </w:r>
      <w:r w:rsidR="00EE68CD">
        <w:rPr>
          <w:szCs w:val="24"/>
        </w:rPr>
        <w:t xml:space="preserve">in the direction </w:t>
      </w:r>
      <w:r w:rsidR="00F51AFA">
        <w:rPr>
          <w:szCs w:val="24"/>
        </w:rPr>
        <w:t>the</w:t>
      </w:r>
      <w:r w:rsidR="00EE68CD">
        <w:rPr>
          <w:szCs w:val="24"/>
        </w:rPr>
        <w:t xml:space="preserve"> driver wants to steer </w:t>
      </w:r>
      <w:r w:rsidR="00F51AFA">
        <w:rPr>
          <w:szCs w:val="24"/>
        </w:rPr>
        <w:t xml:space="preserve">is </w:t>
      </w:r>
      <w:r w:rsidR="00EE68CD">
        <w:rPr>
          <w:szCs w:val="24"/>
        </w:rPr>
        <w:t xml:space="preserve">a prerequisite for the successful accumulation of information. However, if biasing gaze </w:t>
      </w:r>
      <w:r w:rsidR="00EE68CD" w:rsidRPr="00F44006">
        <w:rPr>
          <w:i/>
          <w:szCs w:val="24"/>
        </w:rPr>
        <w:t>does not</w:t>
      </w:r>
      <w:r w:rsidR="00EE68CD">
        <w:rPr>
          <w:szCs w:val="24"/>
        </w:rPr>
        <w:t xml:space="preserve"> influence Accumulator framework steering behaviours, </w:t>
      </w:r>
      <w:r w:rsidR="00F51AFA">
        <w:t>then it may be that</w:t>
      </w:r>
      <w:r w:rsidR="00EE68CD">
        <w:t xml:space="preserve"> peripheral vision </w:t>
      </w:r>
      <w:r w:rsidR="00F51AFA">
        <w:t xml:space="preserve">is </w:t>
      </w:r>
      <w:r w:rsidR="00EE68CD">
        <w:t xml:space="preserve">adequate to accumulate the perceptual </w:t>
      </w:r>
      <w:r w:rsidR="00F51AFA">
        <w:t xml:space="preserve">signals </w:t>
      </w:r>
      <w:r w:rsidR="00EE68CD">
        <w:t xml:space="preserve">necessary to inform a steering response. </w:t>
      </w:r>
    </w:p>
    <w:p w14:paraId="20D8A465" w14:textId="252461B4" w:rsidR="0000044C" w:rsidRPr="00923AAC" w:rsidRDefault="00902434" w:rsidP="002C4E70">
      <w:pPr>
        <w:spacing w:line="480" w:lineRule="auto"/>
        <w:jc w:val="both"/>
        <w:rPr>
          <w:highlight w:val="yellow"/>
        </w:rPr>
      </w:pPr>
      <w:r>
        <w:t>Accumulator based predictions of steering behaviours translating to the more general context of steering curved trajectories provides good evidence that the Accumulator framework is not specific to simple straight road-</w:t>
      </w:r>
      <w:r w:rsidR="0000044C">
        <w:t xml:space="preserve">line error-correction contexts. The use of curved paths in the current experiment also opens the door towards another line of investigation; namely, whether the Accumulator framework could be used within </w:t>
      </w:r>
      <w:r w:rsidR="00451293">
        <w:t xml:space="preserve">a more </w:t>
      </w:r>
      <w:r w:rsidR="0000044C">
        <w:t xml:space="preserve">predictive steering control setting. Throughout this experiment, the Accumulator framework has been viewed through the lens of online steering control, whereby action is mapped directly upon the perceptual input indicating a need for control </w:t>
      </w:r>
      <w:r w:rsidR="0000044C">
        <w:fldChar w:fldCharType="begin" w:fldLock="1"/>
      </w:r>
      <w:r w:rsidR="0000044C">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0000044C">
        <w:fldChar w:fldCharType="separate"/>
      </w:r>
      <w:r w:rsidR="0000044C" w:rsidRPr="0000044C">
        <w:rPr>
          <w:noProof/>
        </w:rPr>
        <w:t>(Pekkanen, 2019; Zhao &amp; Warren, 2015)</w:t>
      </w:r>
      <w:r w:rsidR="0000044C">
        <w:fldChar w:fldCharType="end"/>
      </w:r>
      <w:r w:rsidR="0000044C">
        <w:t xml:space="preserve">. However, when presenting a curved road-line, </w:t>
      </w:r>
      <w:r w:rsidR="0000044C">
        <w:lastRenderedPageBreak/>
        <w:t xml:space="preserve">participants may have been able to use a more predictive steering strategy by using </w:t>
      </w:r>
      <w:r w:rsidR="00F51AFA">
        <w:t xml:space="preserve">a </w:t>
      </w:r>
      <w:r w:rsidR="0000044C">
        <w:t xml:space="preserve">preview of the curved path to guide their steering response. Predictive or “model-based” steering control proposes that action is selected based upon an internal representation of the environment and an estimate of the perceptual variables within it </w:t>
      </w:r>
      <w:r w:rsidR="0000044C">
        <w:fldChar w:fldCharType="begin" w:fldLock="1"/>
      </w:r>
      <w:r w:rsidR="00923AAC">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0000044C">
        <w:fldChar w:fldCharType="separate"/>
      </w:r>
      <w:r w:rsidR="0000044C" w:rsidRPr="0000044C">
        <w:rPr>
          <w:noProof/>
        </w:rPr>
        <w:t>(Loomis &amp; Beall, 19</w:t>
      </w:r>
      <w:r w:rsidR="0000044C">
        <w:rPr>
          <w:noProof/>
        </w:rPr>
        <w:t xml:space="preserve">98; Pekkanen, 2019; </w:t>
      </w:r>
      <w:r w:rsidR="0000044C" w:rsidRPr="0000044C">
        <w:rPr>
          <w:noProof/>
        </w:rPr>
        <w:t>Warren, 1998; Zhao &amp; Warren, 2015)</w:t>
      </w:r>
      <w:r w:rsidR="0000044C">
        <w:fldChar w:fldCharType="end"/>
      </w:r>
      <w:r w:rsidR="0000044C">
        <w:t xml:space="preserve">. Whilst the Accumulator framework has been discussed </w:t>
      </w:r>
      <w:r w:rsidR="00F51AFA">
        <w:t xml:space="preserve">throughout </w:t>
      </w:r>
      <w:r w:rsidR="0000044C">
        <w:t>in relation to online steering control, this</w:t>
      </w:r>
      <w:r w:rsidR="0000044C" w:rsidRPr="0000044C">
        <w:t xml:space="preserve"> </w:t>
      </w:r>
      <w:r w:rsidR="0000044C">
        <w:t xml:space="preserve">is not to say it could not be incorporated within a model-based approach. Occlusion studies have demonstrated that drivers can maintain adequate steering control for around 2 seconds along curved paths </w:t>
      </w:r>
      <w:r w:rsidR="00923AAC">
        <w:fldChar w:fldCharType="begin" w:fldLock="1"/>
      </w:r>
      <w:r w:rsidR="00923AAC">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00923AAC">
        <w:fldChar w:fldCharType="separate"/>
      </w:r>
      <w:r w:rsidR="00923AAC" w:rsidRPr="00923AAC">
        <w:rPr>
          <w:noProof/>
        </w:rPr>
        <w:t>(Cavallo, Brun-Dei, Laya, &amp; Neboit, 1988; Godthelp, 1986)</w:t>
      </w:r>
      <w:r w:rsidR="00923AAC">
        <w:fldChar w:fldCharType="end"/>
      </w:r>
      <w:r w:rsidR="00923AAC">
        <w:t xml:space="preserve"> </w:t>
      </w:r>
      <w:r w:rsidR="0000044C">
        <w:t xml:space="preserve">and during lane changes </w:t>
      </w:r>
      <w:r w:rsidR="00923AAC">
        <w:fldChar w:fldCharType="begin" w:fldLock="1"/>
      </w:r>
      <w:r w:rsidR="00923AAC">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00923AAC">
        <w:fldChar w:fldCharType="separate"/>
      </w:r>
      <w:r w:rsidR="00923AAC" w:rsidRPr="00923AAC">
        <w:rPr>
          <w:noProof/>
        </w:rPr>
        <w:t>(Hildreth, Boer, Beusmans, &amp; Royden, 2000)</w:t>
      </w:r>
      <w:r w:rsidR="00923AAC">
        <w:fldChar w:fldCharType="end"/>
      </w:r>
      <w:r w:rsidR="00923AAC">
        <w:t xml:space="preserve"> </w:t>
      </w:r>
      <w:r w:rsidR="0000044C">
        <w:t xml:space="preserve">when visual input is occluded. This </w:t>
      </w:r>
      <w:r w:rsidR="00F51AFA">
        <w:t>might indicate</w:t>
      </w:r>
      <w:r w:rsidR="0000044C">
        <w:t xml:space="preserve"> that humans </w:t>
      </w:r>
      <w:proofErr w:type="gramStart"/>
      <w:r w:rsidR="0000044C">
        <w:t>have the ability to</w:t>
      </w:r>
      <w:proofErr w:type="gramEnd"/>
      <w:r w:rsidR="0000044C">
        <w:t xml:space="preserve">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w:t>
      </w:r>
      <w:r w:rsidR="00923AAC">
        <w:t xml:space="preserve"> </w:t>
      </w:r>
      <w:r w:rsidR="00F51AFA">
        <w:t xml:space="preserve">A question for future research will be to see whether </w:t>
      </w:r>
      <w:r w:rsidR="00923AAC" w:rsidRPr="00923AAC">
        <w:t xml:space="preserve">drivers </w:t>
      </w:r>
      <w:r w:rsidR="00F51AFA">
        <w:t xml:space="preserve">can </w:t>
      </w:r>
      <w:r w:rsidR="00923AAC" w:rsidRPr="00923AAC">
        <w:t xml:space="preserve">accumulate within their internal model during occlusion, or whether </w:t>
      </w:r>
      <w:r w:rsidR="001859B5">
        <w:t xml:space="preserve">the </w:t>
      </w:r>
      <w:r w:rsidR="00923AAC" w:rsidRPr="00923AAC">
        <w:t>accumulati</w:t>
      </w:r>
      <w:r w:rsidR="00F51AFA">
        <w:t>o</w:t>
      </w:r>
      <w:r w:rsidR="00923AAC" w:rsidRPr="00923AAC">
        <w:t xml:space="preserve">n </w:t>
      </w:r>
      <w:r w:rsidR="00F51AFA">
        <w:t xml:space="preserve">stops </w:t>
      </w:r>
      <w:r w:rsidR="00923AAC" w:rsidRPr="00923AAC">
        <w:t>during occlusion and resume</w:t>
      </w:r>
      <w:r w:rsidR="00F51AFA">
        <w:t>s only</w:t>
      </w:r>
      <w:r w:rsidR="001859B5">
        <w:t xml:space="preserve"> once visual input is </w:t>
      </w:r>
      <w:r w:rsidR="00923AAC" w:rsidRPr="00923AAC">
        <w:t xml:space="preserve">restored. </w:t>
      </w:r>
    </w:p>
    <w:p w14:paraId="16EF5A37" w14:textId="7681D702" w:rsidR="007128BC" w:rsidRDefault="00F51AFA" w:rsidP="002C4E70">
      <w:pPr>
        <w:spacing w:line="480" w:lineRule="auto"/>
        <w:jc w:val="both"/>
      </w:pPr>
      <w:r>
        <w:t xml:space="preserve">Whilst the paradigm presented here was designed to answer theoretical questions as to the nature of human steering control, there are clear parallels with applied situations produced with the advent of vehicle automation, specifically failures of automation. A </w:t>
      </w:r>
      <w:r w:rsidR="00902434">
        <w:t xml:space="preserve">paradigm implemented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required drivers to steer back towards the centre of curved roads upon the failure of an automated driving system that was guiding the vehicle around a bend. Whilst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created a full road context </w:t>
      </w:r>
      <w:r w:rsidR="00902434">
        <w:lastRenderedPageBreak/>
        <w:t xml:space="preserve">rather than a single road-line, the current experiment is essentially a simplified version of </w:t>
      </w:r>
      <w:r>
        <w:t xml:space="preserve">this </w:t>
      </w:r>
      <w:r w:rsidR="00902434">
        <w:t xml:space="preserve">automation failure paradigm. One difference between the current experiment and the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design is the nature of the failure that produces the error signal. The </w:t>
      </w:r>
      <w:r>
        <w:t>so-called “</w:t>
      </w:r>
      <w:r w:rsidR="00902434">
        <w:t>silent failures</w:t>
      </w:r>
      <w:r>
        <w:t>”</w:t>
      </w:r>
      <w:r w:rsidR="00902434">
        <w:t xml:space="preserve"> created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were gradual</w:t>
      </w:r>
      <w:r>
        <w:t>,</w:t>
      </w:r>
      <w:r w:rsidR="00902434">
        <w:t xml:space="preserve"> whereby the yaw rate of the vehicle was mismatched with respect to the yaw rate of the bend. Consequently, the vehicle would turn around the </w:t>
      </w:r>
      <w:proofErr w:type="gramStart"/>
      <w:r w:rsidR="00902434">
        <w:t>bend</w:t>
      </w:r>
      <w:proofErr w:type="gramEnd"/>
      <w:r w:rsidR="00902434">
        <w:t xml:space="preserve"> </w:t>
      </w:r>
      <w:r>
        <w:t xml:space="preserve">but steering was insufficient, so the vehicle </w:t>
      </w:r>
      <w:r w:rsidR="00902434">
        <w:t xml:space="preserve">would slowly drift towards the </w:t>
      </w:r>
      <w:r>
        <w:t xml:space="preserve">outside </w:t>
      </w:r>
      <w:r w:rsidR="00902434">
        <w:t>edge of the road. This can be thought of as a lane-keeping system failing</w:t>
      </w:r>
      <w:ins w:id="45" w:author="Gustav Markkula" w:date="2022-04-05T07:30:00Z">
        <w:r w:rsidR="0052774C">
          <w:t xml:space="preserve"> without warning to the driver (hence the denomination </w:t>
        </w:r>
      </w:ins>
      <w:ins w:id="46" w:author="Gustav Markkula" w:date="2022-04-05T07:31:00Z">
        <w:r w:rsidR="0052774C">
          <w:t>“silent”)</w:t>
        </w:r>
      </w:ins>
      <w:r w:rsidR="00902434">
        <w:t xml:space="preserve">, causing the driver to slowly drift out of lane. </w:t>
      </w:r>
      <w:r w:rsidR="00ED4955">
        <w:t xml:space="preserve">This has been defined as </w:t>
      </w:r>
      <w:r w:rsidR="00031DEF">
        <w:t xml:space="preserve">a </w:t>
      </w:r>
      <w:r w:rsidR="00ED4955" w:rsidRPr="005D6B78">
        <w:rPr>
          <w:i/>
        </w:rPr>
        <w:t xml:space="preserve">curved </w:t>
      </w:r>
      <w:r w:rsidR="00031DEF">
        <w:t>failure</w:t>
      </w:r>
      <w:r w:rsidR="00ED4955">
        <w:t xml:space="preserve"> (Boer, 2016) and it has been suggested that drivers are less accurate at detecting them because even post-failure, the vehicle is </w:t>
      </w:r>
      <w:ins w:id="47" w:author="Gustav Markkula" w:date="2022-04-05T07:31:00Z">
        <w:r w:rsidR="0052774C">
          <w:t xml:space="preserve">initially </w:t>
        </w:r>
      </w:ins>
      <w:r w:rsidR="00ED4955">
        <w:t xml:space="preserve">still following an acceptable trajectory around the bend from the driver’s perspective. </w:t>
      </w:r>
      <w:r w:rsidR="008A0CBE">
        <w:t>In contrast</w:t>
      </w:r>
      <w:r w:rsidR="00902434">
        <w:t>, the error signal presented in the current experiment was generated via the driver travelling tangential to the curved road-line.</w:t>
      </w:r>
      <w:ins w:id="48" w:author="Gustav Markkula" w:date="2022-04-05T07:36:00Z">
        <w:r w:rsidR="00E8511D">
          <w:t xml:space="preserve"> This corresponds more closely to a situation where the automation fails on a straight before the entry into a curve. O</w:t>
        </w:r>
      </w:ins>
      <w:ins w:id="49" w:author="Gustav Markkula" w:date="2022-04-05T07:37:00Z">
        <w:r w:rsidR="00E8511D">
          <w:t xml:space="preserve">ur results provide some insight into how drivers might respond in such a failure scenario, but for a more direct investigation of this question one should ideally design a </w:t>
        </w:r>
      </w:ins>
      <w:ins w:id="50" w:author="Gustav Markkula" w:date="2022-04-05T07:38:00Z">
        <w:r w:rsidR="00E8511D">
          <w:t xml:space="preserve">paradigm where the participant monitors automated driving on at least a straight road segment before </w:t>
        </w:r>
      </w:ins>
      <w:ins w:id="51" w:author="Gustav Markkula" w:date="2022-04-05T07:39:00Z">
        <w:r w:rsidR="00E8511D">
          <w:t>a failure occurs at curve entry.</w:t>
        </w:r>
      </w:ins>
      <w:r w:rsidR="00902434">
        <w:t xml:space="preserve"> </w:t>
      </w:r>
      <w:commentRangeStart w:id="52"/>
      <w:proofErr w:type="gramStart"/>
      <w:r w:rsidR="00902434">
        <w:t>In order to</w:t>
      </w:r>
      <w:proofErr w:type="gramEnd"/>
      <w:r w:rsidR="00902434">
        <w:t xml:space="preserve"> replicate this within an automation failure design, one would need to create a scenario where the automated system </w:t>
      </w:r>
      <w:r w:rsidR="001C7ECF">
        <w:t xml:space="preserve">essentially sets </w:t>
      </w:r>
      <w:r w:rsidR="00902434">
        <w:t>the vehicle’s yaw rate to 0 relative to the bend curvature</w:t>
      </w:r>
      <w:commentRangeEnd w:id="52"/>
      <w:r w:rsidR="00E8511D">
        <w:rPr>
          <w:rStyle w:val="CommentReference"/>
        </w:rPr>
        <w:commentReference w:id="52"/>
      </w:r>
      <w:r w:rsidR="00902434">
        <w:t>.</w:t>
      </w:r>
      <w:r w:rsidR="005D6B78">
        <w:t xml:space="preserve"> </w:t>
      </w:r>
      <w:commentRangeStart w:id="53"/>
      <w:commentRangeStart w:id="54"/>
      <w:r w:rsidR="00902434">
        <w:t>As such, the driver would travel tangential to the curved trajectory towards the lane boundary at failure onset</w:t>
      </w:r>
      <w:r w:rsidR="00ED4955">
        <w:t xml:space="preserve"> which is defined as a </w:t>
      </w:r>
      <w:r w:rsidR="00ED4955" w:rsidRPr="00ED4955">
        <w:rPr>
          <w:i/>
        </w:rPr>
        <w:t>straight</w:t>
      </w:r>
      <w:r w:rsidR="00ED4955">
        <w:t xml:space="preserve"> failure</w:t>
      </w:r>
      <w:r w:rsidR="00902434">
        <w:t>.</w:t>
      </w:r>
      <w:r w:rsidR="005D6B78">
        <w:t xml:space="preserve"> </w:t>
      </w:r>
      <w:r w:rsidR="00AF0875">
        <w:t xml:space="preserve">Curved and straight failures represent </w:t>
      </w:r>
      <w:r w:rsidR="005D6B78">
        <w:t>the different ways in which a silent failure can occur</w:t>
      </w:r>
      <w:r w:rsidR="00AF0875">
        <w:t xml:space="preserve">, however it is important </w:t>
      </w:r>
      <w:r w:rsidR="00AF0875">
        <w:lastRenderedPageBreak/>
        <w:t xml:space="preserve">to study both they can result in vastly different </w:t>
      </w:r>
      <w:r w:rsidR="00031DEF">
        <w:t xml:space="preserve">control </w:t>
      </w:r>
      <w:r w:rsidR="00AF0875">
        <w:t>situation</w:t>
      </w:r>
      <w:r w:rsidR="00031DEF">
        <w:t>s</w:t>
      </w:r>
      <w:r w:rsidR="00AF0875">
        <w:t xml:space="preserve"> despite occurring at the same point in time on the road</w:t>
      </w:r>
      <w:r w:rsidR="00CB058D">
        <w:t xml:space="preserve"> (see Figure 9</w:t>
      </w:r>
      <w:r w:rsidR="007128BC">
        <w:t>)</w:t>
      </w:r>
      <w:r w:rsidR="00AF0875">
        <w:t>.</w:t>
      </w:r>
    </w:p>
    <w:p w14:paraId="65381409" w14:textId="77777777" w:rsidR="007128BC" w:rsidRDefault="007128BC" w:rsidP="002C4E70">
      <w:pPr>
        <w:spacing w:line="480" w:lineRule="auto"/>
        <w:jc w:val="both"/>
      </w:pPr>
    </w:p>
    <w:p w14:paraId="4D99E6CE" w14:textId="30C1C9FE" w:rsidR="00CB058D" w:rsidRDefault="00CB058D" w:rsidP="002C4E70">
      <w:pPr>
        <w:spacing w:line="480" w:lineRule="auto"/>
        <w:jc w:val="both"/>
      </w:pPr>
      <w:r w:rsidRPr="00CB058D">
        <w:rPr>
          <w:b/>
          <w:noProof/>
        </w:rPr>
        <w:drawing>
          <wp:anchor distT="0" distB="0" distL="114300" distR="114300" simplePos="0" relativeHeight="251659776" behindDoc="1" locked="0" layoutInCell="1" allowOverlap="1" wp14:anchorId="4E735AF4" wp14:editId="404CABF1">
            <wp:simplePos x="0" y="0"/>
            <wp:positionH relativeFrom="margin">
              <wp:align>center</wp:align>
            </wp:positionH>
            <wp:positionV relativeFrom="paragraph">
              <wp:posOffset>561</wp:posOffset>
            </wp:positionV>
            <wp:extent cx="2881630" cy="2881630"/>
            <wp:effectExtent l="0" t="0" r="0" b="0"/>
            <wp:wrapTight wrapText="bothSides">
              <wp:wrapPolygon edited="0">
                <wp:start x="0" y="0"/>
                <wp:lineTo x="0" y="21419"/>
                <wp:lineTo x="21419" y="21419"/>
                <wp:lineTo x="21419" y="0"/>
                <wp:lineTo x="0" y="0"/>
              </wp:wrapPolygon>
            </wp:wrapTight>
            <wp:docPr id="11" name="Picture 11" descr="C:\Users\pscmgo\OneDrive for Business\PhD\Project\Experiment_Code\experiment_curves\Data cleaning and modelling\Manuscript_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experiment_curves\Data cleaning and modelling\Manuscript_Plots\Fig10.tif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630"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AA262" w14:textId="77777777" w:rsidR="00CB058D" w:rsidRDefault="00CB058D" w:rsidP="002C4E70">
      <w:pPr>
        <w:spacing w:line="480" w:lineRule="auto"/>
        <w:jc w:val="both"/>
      </w:pPr>
    </w:p>
    <w:p w14:paraId="4B94963D" w14:textId="166AD290" w:rsidR="00CB058D" w:rsidRDefault="00CB058D" w:rsidP="002C4E70">
      <w:pPr>
        <w:spacing w:line="480" w:lineRule="auto"/>
        <w:jc w:val="both"/>
      </w:pPr>
    </w:p>
    <w:p w14:paraId="3488F42E" w14:textId="77777777" w:rsidR="00CB058D" w:rsidRDefault="00CB058D" w:rsidP="002C4E70">
      <w:pPr>
        <w:spacing w:line="480" w:lineRule="auto"/>
        <w:jc w:val="both"/>
      </w:pPr>
    </w:p>
    <w:p w14:paraId="433CEB21" w14:textId="40E8A24C" w:rsidR="00CB058D" w:rsidRDefault="00CB058D" w:rsidP="002C4E70">
      <w:pPr>
        <w:spacing w:line="480" w:lineRule="auto"/>
        <w:jc w:val="both"/>
      </w:pPr>
    </w:p>
    <w:p w14:paraId="76149BFC" w14:textId="77777777" w:rsidR="00CB058D" w:rsidRDefault="00CB058D" w:rsidP="002C4E70">
      <w:pPr>
        <w:spacing w:line="480" w:lineRule="auto"/>
        <w:jc w:val="both"/>
      </w:pPr>
    </w:p>
    <w:p w14:paraId="4F0C5D22" w14:textId="77777777" w:rsidR="00CB058D" w:rsidRDefault="00CB058D" w:rsidP="002C4E70">
      <w:pPr>
        <w:spacing w:line="480" w:lineRule="auto"/>
        <w:jc w:val="both"/>
      </w:pPr>
    </w:p>
    <w:p w14:paraId="6EF4649A" w14:textId="26D1A4AB" w:rsidR="00CB058D" w:rsidRPr="00B76B14" w:rsidRDefault="00CB058D" w:rsidP="002C4E70">
      <w:pPr>
        <w:spacing w:line="480" w:lineRule="auto"/>
        <w:jc w:val="both"/>
        <w:rPr>
          <w:i/>
        </w:rPr>
      </w:pPr>
      <w:r w:rsidRPr="00B76B14">
        <w:rPr>
          <w:i/>
        </w:rPr>
        <w:t xml:space="preserve">Figure 9: </w:t>
      </w:r>
      <w:r w:rsidR="00B76B14" w:rsidRPr="00B76B14">
        <w:rPr>
          <w:i/>
        </w:rPr>
        <w:t>Examples of curved and straight failures on the same road curvature. Time to lane crossing at failure (</w:t>
      </w:r>
      <w:proofErr w:type="spellStart"/>
      <w:r w:rsidR="00B76B14" w:rsidRPr="00B76B14">
        <w:rPr>
          <w:i/>
        </w:rPr>
        <w:t>TTLC</w:t>
      </w:r>
      <w:r w:rsidR="00B76B14" w:rsidRPr="00B76B14">
        <w:rPr>
          <w:i/>
          <w:vertAlign w:val="subscript"/>
        </w:rPr>
        <w:t>failure</w:t>
      </w:r>
      <w:proofErr w:type="spellEnd"/>
      <w:r w:rsidR="00B76B14" w:rsidRPr="00B76B14">
        <w:rPr>
          <w:i/>
        </w:rPr>
        <w:t>) differ considering depending upon whether the failure is straight (</w:t>
      </w:r>
      <w:proofErr w:type="gramStart"/>
      <w:r w:rsidR="00B76B14" w:rsidRPr="00B76B14">
        <w:rPr>
          <w:i/>
        </w:rPr>
        <w:t>similar to</w:t>
      </w:r>
      <w:proofErr w:type="gramEnd"/>
      <w:r w:rsidR="00B76B14" w:rsidRPr="00B76B14">
        <w:rPr>
          <w:i/>
        </w:rPr>
        <w:t xml:space="preserve"> the paradigm presented within this manuscript) or curved (more similar to Mole et al, 2020). Straight TTLCs are quickly detectable once the trajectory deviates from the midline of the road. Because curved TTLCs begin following the curvature of the road, they can be harder to detect. The difference between these failures generates differences in the </w:t>
      </w:r>
      <w:proofErr w:type="spellStart"/>
      <w:r w:rsidR="00B76B14" w:rsidRPr="00B76B14">
        <w:rPr>
          <w:i/>
        </w:rPr>
        <w:t>TTLC</w:t>
      </w:r>
      <w:r w:rsidR="00B76B14" w:rsidRPr="00B76B14">
        <w:rPr>
          <w:i/>
          <w:vertAlign w:val="subscript"/>
        </w:rPr>
        <w:t>failure</w:t>
      </w:r>
      <w:proofErr w:type="spellEnd"/>
      <w:r w:rsidR="00B76B14" w:rsidRPr="00B76B14">
        <w:rPr>
          <w:i/>
        </w:rPr>
        <w:t xml:space="preserve"> despite failure onset occurring at the same position on the same bend type.</w:t>
      </w:r>
    </w:p>
    <w:p w14:paraId="0CB4691A" w14:textId="4C395A94" w:rsidR="00CA7E8C" w:rsidRDefault="00CB058D" w:rsidP="002C4E70">
      <w:pPr>
        <w:spacing w:line="480" w:lineRule="auto"/>
        <w:jc w:val="both"/>
      </w:pPr>
      <w:r>
        <w:t>In Figure 9</w:t>
      </w:r>
      <w:r w:rsidR="00031DEF">
        <w:t>, failures occur at the same location around the bend however whether the failure is curved (as shown in Mole et al, 2020) or straight can have large effects on the time budget</w:t>
      </w:r>
      <w:r>
        <w:t xml:space="preserve"> (time to lane crossing at failure; </w:t>
      </w:r>
      <w:proofErr w:type="spellStart"/>
      <w:r>
        <w:t>TTLC</w:t>
      </w:r>
      <w:r w:rsidRPr="00CB058D">
        <w:rPr>
          <w:vertAlign w:val="subscript"/>
        </w:rPr>
        <w:t>failure</w:t>
      </w:r>
      <w:proofErr w:type="spellEnd"/>
      <w:r>
        <w:t xml:space="preserve">) </w:t>
      </w:r>
      <w:r w:rsidR="00031DEF">
        <w:t xml:space="preserve">available to participants </w:t>
      </w:r>
      <w:proofErr w:type="gramStart"/>
      <w:r w:rsidR="00031DEF">
        <w:t>in order to</w:t>
      </w:r>
      <w:proofErr w:type="gramEnd"/>
      <w:r w:rsidR="00031DEF">
        <w:t xml:space="preserve"> respond. </w:t>
      </w:r>
      <w:r w:rsidR="00CD3066">
        <w:t xml:space="preserve">With research by Mole et al (2020) supporting evidence of an Accumulator framework being applicable to automation takeovers, future research </w:t>
      </w:r>
      <w:r w:rsidR="00CD3066">
        <w:lastRenderedPageBreak/>
        <w:t xml:space="preserve">might want to </w:t>
      </w:r>
      <w:r w:rsidR="000B027A">
        <w:t xml:space="preserve">investigate whether this holds for </w:t>
      </w:r>
      <w:r w:rsidR="000B027A" w:rsidRPr="000B027A">
        <w:rPr>
          <w:i/>
        </w:rPr>
        <w:t>straight</w:t>
      </w:r>
      <w:r w:rsidR="000B027A">
        <w:t xml:space="preserve"> silent failures </w:t>
      </w:r>
      <w:proofErr w:type="gramStart"/>
      <w:r w:rsidR="000B027A">
        <w:t>i.e.</w:t>
      </w:r>
      <w:proofErr w:type="gramEnd"/>
      <w:r w:rsidR="000B027A">
        <w:t xml:space="preserve"> for error signals similar to those present</w:t>
      </w:r>
      <w:r w:rsidR="00031DEF">
        <w:t>ed</w:t>
      </w:r>
      <w:r w:rsidR="000B027A">
        <w:t xml:space="preserve"> within this manuscript</w:t>
      </w:r>
      <w:r w:rsidR="00B36C2D">
        <w:t xml:space="preserve">. </w:t>
      </w:r>
      <w:commentRangeEnd w:id="53"/>
      <w:r w:rsidR="008A0CBE">
        <w:rPr>
          <w:rStyle w:val="CommentReference"/>
        </w:rPr>
        <w:commentReference w:id="53"/>
      </w:r>
      <w:commentRangeEnd w:id="54"/>
      <w:r w:rsidR="00CD3066">
        <w:rPr>
          <w:rStyle w:val="CommentReference"/>
        </w:rPr>
        <w:commentReference w:id="54"/>
      </w:r>
    </w:p>
    <w:p w14:paraId="48C67FE7" w14:textId="40F938E2" w:rsidR="00902434" w:rsidRPr="00902434" w:rsidRDefault="008A0CBE" w:rsidP="00B36C2D">
      <w:pPr>
        <w:spacing w:line="480" w:lineRule="auto"/>
        <w:jc w:val="both"/>
      </w:pPr>
      <w:r>
        <w:t xml:space="preserve">The present paper </w:t>
      </w:r>
      <w:r w:rsidR="00CA7E8C">
        <w:t>highlights evidence that driver</w:t>
      </w:r>
      <w:r w:rsidR="000B25A2">
        <w:t>s</w:t>
      </w:r>
      <w:r w:rsidR="00CA7E8C">
        <w:t xml:space="preserve"> accumulate perceived control error information </w:t>
      </w:r>
      <w:proofErr w:type="gramStart"/>
      <w:r w:rsidR="00CA7E8C">
        <w:t>in order to</w:t>
      </w:r>
      <w:proofErr w:type="gramEnd"/>
      <w:r w:rsidR="00CA7E8C">
        <w:t xml:space="preserve"> initiate steering </w:t>
      </w:r>
      <w:r w:rsidR="0039117F">
        <w:t xml:space="preserve">action towards </w:t>
      </w:r>
      <w:r w:rsidR="00CA7E8C">
        <w:t>curved road-lines</w:t>
      </w:r>
      <w:r w:rsidR="0039117F">
        <w:t xml:space="preserve"> targets</w:t>
      </w:r>
      <w:r w:rsidR="00CA7E8C">
        <w:t>. This supports previous investigations that drivers accumulate perceived control errors when steering onto stra</w:t>
      </w:r>
      <w:r w:rsidR="0039117F">
        <w:t>ight road-line targets</w:t>
      </w:r>
      <w:r w:rsidR="00CA7E8C">
        <w:t xml:space="preserve"> </w:t>
      </w:r>
      <w:r w:rsidR="00CA7E8C">
        <w:fldChar w:fldCharType="begin" w:fldLock="1"/>
      </w:r>
      <w:r w:rsidR="00EE68CD">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A7E8C">
        <w:fldChar w:fldCharType="separate"/>
      </w:r>
      <w:r w:rsidR="00EE68CD">
        <w:rPr>
          <w:noProof/>
        </w:rPr>
        <w:t>(Goodridge et al., 2022</w:t>
      </w:r>
      <w:r w:rsidR="00CA7E8C" w:rsidRPr="00CA7E8C">
        <w:rPr>
          <w:noProof/>
        </w:rPr>
        <w:t>)</w:t>
      </w:r>
      <w:r w:rsidR="00CA7E8C">
        <w:fldChar w:fldCharType="end"/>
      </w:r>
      <w:r w:rsidR="00CA7E8C">
        <w:t xml:space="preserve"> and adds to </w:t>
      </w:r>
      <w:r w:rsidR="000B25A2">
        <w:t>g</w:t>
      </w:r>
      <w:r w:rsidR="00CA7E8C">
        <w:t>rowing literature</w:t>
      </w:r>
      <w:r w:rsidR="000B25A2">
        <w:t xml:space="preserve"> that intermittent </w:t>
      </w:r>
      <w:r w:rsidR="00923AAC">
        <w:t xml:space="preserve">online </w:t>
      </w:r>
      <w:r w:rsidR="000B25A2">
        <w:t>sensorimotor action</w:t>
      </w:r>
      <w:r w:rsidR="00CA7E8C">
        <w:t xml:space="preserve"> is facilitated by the accumulation of perceptual information </w:t>
      </w:r>
      <w:r w:rsidR="00EE68CD">
        <w:t xml:space="preserve">over time </w:t>
      </w:r>
      <w:r w:rsidR="00CA7E8C">
        <w:t xml:space="preserve">rather than perceptual information surpassing time-independent fixed thresholds </w:t>
      </w:r>
      <w:r w:rsidR="00CA7E8C">
        <w:fldChar w:fldCharType="begin" w:fldLock="1"/>
      </w:r>
      <w:r w:rsidR="00440CDE">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00CA7E8C">
        <w:fldChar w:fldCharType="separate"/>
      </w:r>
      <w:r w:rsidR="00375821" w:rsidRPr="00375821">
        <w:rPr>
          <w:noProof/>
        </w:rPr>
        <w:t>(Bianchi Piccinini et al., 2019; Durrani et al., 2021; Kovaceva, Bärgman, &amp; Dozza, 2020; Markkula, 2014; Markkula et al., 2021)</w:t>
      </w:r>
      <w:r w:rsidR="00CA7E8C">
        <w:fldChar w:fldCharType="end"/>
      </w:r>
      <w:r w:rsidR="00CA7E8C">
        <w:t xml:space="preserve">. </w:t>
      </w:r>
    </w:p>
    <w:sectPr w:rsidR="00902434" w:rsidRPr="00902434">
      <w:footerReference w:type="default" r:id="rI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Gustav Markkula" w:date="2022-04-04T07:10:00Z" w:initials="GM">
    <w:p w14:paraId="160E3C12" w14:textId="464492D4" w:rsidR="00E82F32" w:rsidRDefault="00E82F32">
      <w:pPr>
        <w:pStyle w:val="CommentText"/>
      </w:pPr>
      <w:r>
        <w:rPr>
          <w:rStyle w:val="CommentReference"/>
        </w:rPr>
        <w:annotationRef/>
      </w:r>
      <w:r>
        <w:t>Feels a little bit awkward to be seeing results in this figure already. I get why it makes sense to keep predictions and data together though, so I guess this is something where you have already considered the alternatives and prefer this approach…?</w:t>
      </w:r>
    </w:p>
    <w:p w14:paraId="4FC1AA21" w14:textId="32DA0122" w:rsidR="00E82F32" w:rsidRDefault="00E82F32">
      <w:pPr>
        <w:pStyle w:val="CommentText"/>
      </w:pPr>
    </w:p>
    <w:p w14:paraId="706A4A3E" w14:textId="1E657D14" w:rsidR="00E82F32" w:rsidRDefault="00E82F32">
      <w:pPr>
        <w:pStyle w:val="CommentText"/>
      </w:pPr>
      <w:r>
        <w:t>If we’re going with this approach, then I think at least it should be acknowledged in the text, because I think it can be a little bit jarring to the reader at this point.</w:t>
      </w:r>
    </w:p>
    <w:p w14:paraId="367C348B" w14:textId="37B5BF6B" w:rsidR="00E82F32" w:rsidRDefault="00E82F32">
      <w:pPr>
        <w:pStyle w:val="CommentText"/>
      </w:pPr>
    </w:p>
    <w:p w14:paraId="527D44BC" w14:textId="164816BC" w:rsidR="00E82F32" w:rsidRDefault="00E82F32">
      <w:pPr>
        <w:pStyle w:val="CommentText"/>
      </w:pPr>
      <w:r>
        <w:t>One possibility is also to put these figures later in the manuscript, in the Results section, and explain the rationale for this here.</w:t>
      </w:r>
    </w:p>
  </w:comment>
  <w:comment w:id="7" w:author="Courtney Goodridge [RPG]" w:date="2022-05-31T14:34:00Z" w:initials="CG[">
    <w:p w14:paraId="34656B9F" w14:textId="142CCE80" w:rsidR="00E82F32" w:rsidRDefault="00E82F32">
      <w:pPr>
        <w:pStyle w:val="CommentText"/>
      </w:pPr>
      <w:r>
        <w:rPr>
          <w:rStyle w:val="CommentReference"/>
        </w:rPr>
        <w:annotationRef/>
      </w:r>
      <w:r>
        <w:t xml:space="preserve">I also prefer having the predictions on their own here, and then replicated with the data in the results. Richard suggested this approach to avoid repetition. I will switch back and back my corner (with you backing) ;) </w:t>
      </w:r>
      <w:r>
        <w:sym w:font="Wingdings" w:char="F04A"/>
      </w:r>
      <w:r>
        <w:t xml:space="preserve"> </w:t>
      </w:r>
    </w:p>
  </w:comment>
  <w:comment w:id="9" w:author="Gustav Markkula" w:date="2022-04-04T07:13:00Z" w:initials="GM">
    <w:p w14:paraId="76FEEAD9" w14:textId="02A8EB8B" w:rsidR="00E82F32" w:rsidRDefault="00E82F32">
      <w:pPr>
        <w:pStyle w:val="CommentText"/>
      </w:pPr>
      <w:r>
        <w:rPr>
          <w:rStyle w:val="CommentReference"/>
        </w:rPr>
        <w:annotationRef/>
      </w:r>
      <w:r>
        <w:t xml:space="preserve">Here, since the theory figures are given without scale, I think it will be important </w:t>
      </w:r>
      <w:r>
        <w:t xml:space="preserve">later on to do the type of analysis you’ve done previously in paper/thesis, where you consider whether the magnitude of the observed effects are possible to explain with the 150 </w:t>
      </w:r>
      <w:r>
        <w:t>ms motor latency. Because currently I can’t know as a reader whether a zoomed-in version of panel B looks a lot like panel C, and maybe that’s the more “correct” zoom level? If you see what I mean.</w:t>
      </w:r>
    </w:p>
  </w:comment>
  <w:comment w:id="10" w:author="Courtney Goodridge [RPG]" w:date="2022-05-31T15:18:00Z" w:initials="CG[">
    <w:p w14:paraId="789EC6C5" w14:textId="7C3D2C14" w:rsidR="00E82F32" w:rsidRDefault="00E82F32">
      <w:pPr>
        <w:pStyle w:val="CommentText"/>
      </w:pPr>
      <w:r>
        <w:rPr>
          <w:rStyle w:val="CommentReference"/>
        </w:rPr>
        <w:annotationRef/>
      </w:r>
      <w:r w:rsidR="0074199C">
        <w:t xml:space="preserve">Cool this can be added. </w:t>
      </w:r>
      <w:r>
        <w:t xml:space="preserve"> </w:t>
      </w:r>
    </w:p>
  </w:comment>
  <w:comment w:id="12" w:author="Gustav Markkula" w:date="2022-04-04T07:17:00Z" w:initials="GM">
    <w:p w14:paraId="797C410A" w14:textId="5699732E" w:rsidR="00E82F32" w:rsidRDefault="00E82F32">
      <w:pPr>
        <w:pStyle w:val="CommentText"/>
      </w:pPr>
      <w:r>
        <w:rPr>
          <w:rStyle w:val="CommentReference"/>
        </w:rPr>
        <w:annotationRef/>
      </w:r>
      <w:r>
        <w:t xml:space="preserve">I am not sure how to visually interpret panel B – is there a small separation between the lines or not? In the text you seem to be saying there is no difference, and that would make sense to me, but I can still see the lines slightly under each other. Have you shifted them slightly to make them all visible? If so, I would </w:t>
      </w:r>
      <w:r>
        <w:t xml:space="preserve">definitely make sure to mention this in the caption. (Or alternatively choose a set of line styles such that they can be plotted on top of each other all three and still remain visible, e.g. 1 </w:t>
      </w:r>
      <w:r>
        <w:t xml:space="preserve">pt black on top of 2 pt grey on top of 3 pt light grey) </w:t>
      </w:r>
    </w:p>
  </w:comment>
  <w:comment w:id="13" w:author="Courtney Goodridge [RPG]" w:date="2022-05-31T15:40:00Z" w:initials="CG[">
    <w:p w14:paraId="6968029C" w14:textId="70F5A0CF" w:rsidR="00E82F32" w:rsidRDefault="00E82F32">
      <w:pPr>
        <w:pStyle w:val="CommentText"/>
      </w:pPr>
      <w:r>
        <w:rPr>
          <w:rStyle w:val="CommentReference"/>
        </w:rPr>
        <w:annotationRef/>
      </w:r>
      <w:r>
        <w:t xml:space="preserve">Yes I have shifted them to make them more visible. Will add to figure caption. </w:t>
      </w:r>
    </w:p>
  </w:comment>
  <w:comment w:id="22" w:author="Richard Wilkie" w:date="2022-03-21T14:09:00Z" w:initials="rmw">
    <w:p w14:paraId="18F069F2" w14:textId="17F5A3A8" w:rsidR="00E82F32" w:rsidRDefault="00E82F32">
      <w:pPr>
        <w:pStyle w:val="CommentText"/>
      </w:pPr>
      <w:r>
        <w:rPr>
          <w:rStyle w:val="CommentReference"/>
        </w:rPr>
        <w:annotationRef/>
      </w:r>
      <w:r>
        <w:t>How many were excluded in this way?</w:t>
      </w:r>
    </w:p>
  </w:comment>
  <w:comment w:id="23" w:author="- The Detecting Forgetting Study" w:date="2022-03-24T17:11:00Z" w:initials="CG[">
    <w:p w14:paraId="6E252C4A" w14:textId="503F8BC6" w:rsidR="00E82F32" w:rsidRDefault="00E82F32">
      <w:pPr>
        <w:pStyle w:val="CommentText"/>
      </w:pPr>
      <w:r>
        <w:rPr>
          <w:rStyle w:val="CommentReference"/>
        </w:rPr>
        <w:annotationRef/>
      </w:r>
      <w:r>
        <w:t xml:space="preserve">We dig out these numbers. </w:t>
      </w:r>
    </w:p>
  </w:comment>
  <w:comment w:id="24" w:author="Gustav Markkula" w:date="2022-04-04T07:26:00Z" w:initials="GM">
    <w:p w14:paraId="769F470A" w14:textId="4899C6BD" w:rsidR="00E82F32" w:rsidRDefault="00E82F32">
      <w:pPr>
        <w:pStyle w:val="CommentText"/>
      </w:pPr>
      <w:r>
        <w:rPr>
          <w:rStyle w:val="CommentReference"/>
        </w:rPr>
        <w:annotationRef/>
      </w:r>
      <w:r>
        <w:t>I agree these numbers should be presented.</w:t>
      </w:r>
    </w:p>
  </w:comment>
  <w:comment w:id="27" w:author="Gustav Markkula" w:date="2022-04-05T07:02:00Z" w:initials="GM">
    <w:p w14:paraId="432A5565" w14:textId="50791D2D" w:rsidR="00E82F32" w:rsidRDefault="00E82F32">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 w:id="37" w:author="Gustav Markkula" w:date="2022-04-05T07:20:00Z" w:initials="GM">
    <w:p w14:paraId="0753F5B5" w14:textId="20E39ECE" w:rsidR="00E82F32" w:rsidRDefault="00E82F32">
      <w:pPr>
        <w:pStyle w:val="CommentText"/>
      </w:pPr>
      <w:r>
        <w:rPr>
          <w:rStyle w:val="CommentReference"/>
        </w:rPr>
        <w:annotationRef/>
      </w:r>
      <w:r>
        <w:t xml:space="preserve">Is this referring to the non-rotated camera? I would spell that out more clearly. </w:t>
      </w:r>
    </w:p>
  </w:comment>
  <w:comment w:id="38" w:author="Gustav Markkula" w:date="2022-04-05T07:22:00Z" w:initials="GM">
    <w:p w14:paraId="6DA4E628" w14:textId="785E8453" w:rsidR="00E82F32" w:rsidRDefault="00E82F32">
      <w:pPr>
        <w:pStyle w:val="CommentText"/>
      </w:pPr>
      <w:r>
        <w:rPr>
          <w:rStyle w:val="CommentReference"/>
        </w:rPr>
        <w:annotationRef/>
      </w:r>
      <w:r>
        <w:t xml:space="preserve">With respect to the timing, are the results really that clear? Maybe I am missing something, which if </w:t>
      </w:r>
      <w:r>
        <w:t>so you need to spell out more clearly.</w:t>
      </w:r>
    </w:p>
  </w:comment>
  <w:comment w:id="39" w:author="Gustav Markkula" w:date="2022-04-05T07:27:00Z" w:initials="GM">
    <w:p w14:paraId="67E431D6" w14:textId="3AC45707" w:rsidR="00E82F32" w:rsidRDefault="00E82F32">
      <w:pPr>
        <w:pStyle w:val="CommentText"/>
      </w:pPr>
      <w:r>
        <w:rPr>
          <w:rStyle w:val="CommentReference"/>
        </w:rPr>
        <w:annotationRef/>
      </w:r>
      <w:r>
        <w:t>There is a slight hint here of you saying that Mole et al have already shown what you are showing here. Maybe add a sentence clarifying what your paper adds, or why the Mole et al result wasn’t really a test of these frameworks, or similar.</w:t>
      </w:r>
    </w:p>
  </w:comment>
  <w:comment w:id="40" w:author="Gustav Markkula" w:date="2022-04-05T07:25:00Z" w:initials="GM">
    <w:p w14:paraId="16C41B7E" w14:textId="6B5DA57E" w:rsidR="00E82F32" w:rsidRDefault="00E82F32">
      <w:pPr>
        <w:pStyle w:val="CommentText"/>
      </w:pPr>
      <w:r>
        <w:rPr>
          <w:rStyle w:val="CommentReference"/>
        </w:rPr>
        <w:annotationRef/>
      </w:r>
      <w:r>
        <w:t>Just correcting grammar slip-up</w:t>
      </w:r>
    </w:p>
  </w:comment>
  <w:comment w:id="52" w:author="Gustav Markkula" w:date="2022-04-05T07:39:00Z" w:initials="GM">
    <w:p w14:paraId="37B4CC73" w14:textId="69B2AFEA" w:rsidR="00E82F32" w:rsidRDefault="00E82F32">
      <w:pPr>
        <w:pStyle w:val="CommentText"/>
      </w:pPr>
      <w:r>
        <w:rPr>
          <w:rStyle w:val="CommentReference"/>
        </w:rPr>
        <w:annotationRef/>
      </w:r>
      <w:r>
        <w:t>I tried addressing Richard’s comment below by adding the snippet of text above. I think the rest of your text here (from just after my added text) and the figure are too much – goes into too much detail and leads too far away from the main message of this paper – I would delete.</w:t>
      </w:r>
    </w:p>
  </w:comment>
  <w:comment w:id="53" w:author="Richard Wilkie" w:date="2022-03-21T14:09:00Z" w:initials="rmw">
    <w:p w14:paraId="3B8BD0FC" w14:textId="74772F72" w:rsidR="00E82F32" w:rsidRDefault="00E82F32">
      <w:pPr>
        <w:pStyle w:val="CommentText"/>
      </w:pPr>
      <w:r>
        <w:rPr>
          <w:rStyle w:val="CommentReference"/>
        </w:rPr>
        <w:annotationRef/>
      </w:r>
      <w:r>
        <w:t xml:space="preserve">I think this might need to say something concrete about how the findings </w:t>
      </w:r>
      <w:r>
        <w:t>relate? A bit confused at the moment.</w:t>
      </w:r>
    </w:p>
  </w:comment>
  <w:comment w:id="54" w:author="- The Detecting Forgetting Study" w:date="2022-03-23T16:12:00Z" w:initials="CG[">
    <w:p w14:paraId="6DA849E5" w14:textId="35142F5E" w:rsidR="00E82F32" w:rsidRDefault="00E82F32">
      <w:pPr>
        <w:pStyle w:val="CommentText"/>
      </w:pPr>
      <w:r>
        <w:rPr>
          <w:rStyle w:val="CommentReference"/>
        </w:rPr>
        <w:annotationRef/>
      </w:r>
      <w:r>
        <w:t xml:space="preserve">Trying to set the scene for the silent </w:t>
      </w:r>
      <w:r>
        <w:t xml:space="preserve">failures paradigm in my thesis. Added a figure and some extra meat.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7D44BC" w15:done="0"/>
  <w15:commentEx w15:paraId="34656B9F" w15:paraIdParent="527D44BC" w15:done="0"/>
  <w15:commentEx w15:paraId="76FEEAD9" w15:done="0"/>
  <w15:commentEx w15:paraId="789EC6C5" w15:paraIdParent="76FEEAD9" w15:done="0"/>
  <w15:commentEx w15:paraId="797C410A" w15:done="0"/>
  <w15:commentEx w15:paraId="6968029C" w15:paraIdParent="797C410A" w15:done="0"/>
  <w15:commentEx w15:paraId="18F069F2" w15:done="0"/>
  <w15:commentEx w15:paraId="6E252C4A" w15:paraIdParent="18F069F2" w15:done="0"/>
  <w15:commentEx w15:paraId="769F470A" w15:paraIdParent="18F069F2" w15:done="0"/>
  <w15:commentEx w15:paraId="432A5565" w15:done="0"/>
  <w15:commentEx w15:paraId="0753F5B5" w15:done="0"/>
  <w15:commentEx w15:paraId="6DA4E628" w15:done="0"/>
  <w15:commentEx w15:paraId="67E431D6" w15:done="0"/>
  <w15:commentEx w15:paraId="16C41B7E" w15:done="0"/>
  <w15:commentEx w15:paraId="37B4CC73" w15:done="0"/>
  <w15:commentEx w15:paraId="3B8BD0FC" w15:done="0"/>
  <w15:commentEx w15:paraId="6DA849E5" w15:paraIdParent="3B8BD0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7D44BC" w16cid:durableId="267129A8"/>
  <w16cid:commentId w16cid:paraId="34656B9F" w16cid:durableId="267129A9"/>
  <w16cid:commentId w16cid:paraId="76FEEAD9" w16cid:durableId="267129AA"/>
  <w16cid:commentId w16cid:paraId="789EC6C5" w16cid:durableId="267129AB"/>
  <w16cid:commentId w16cid:paraId="797C410A" w16cid:durableId="267129AC"/>
  <w16cid:commentId w16cid:paraId="6968029C" w16cid:durableId="267129AD"/>
  <w16cid:commentId w16cid:paraId="18F069F2" w16cid:durableId="267129AE"/>
  <w16cid:commentId w16cid:paraId="6E252C4A" w16cid:durableId="267129AF"/>
  <w16cid:commentId w16cid:paraId="769F470A" w16cid:durableId="267129B0"/>
  <w16cid:commentId w16cid:paraId="432A5565" w16cid:durableId="267129B1"/>
  <w16cid:commentId w16cid:paraId="0753F5B5" w16cid:durableId="267129B2"/>
  <w16cid:commentId w16cid:paraId="6DA4E628" w16cid:durableId="267129B3"/>
  <w16cid:commentId w16cid:paraId="67E431D6" w16cid:durableId="267129B4"/>
  <w16cid:commentId w16cid:paraId="16C41B7E" w16cid:durableId="267129B5"/>
  <w16cid:commentId w16cid:paraId="37B4CC73" w16cid:durableId="267129B6"/>
  <w16cid:commentId w16cid:paraId="3B8BD0FC" w16cid:durableId="267129B7"/>
  <w16cid:commentId w16cid:paraId="6DA849E5" w16cid:durableId="26712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87E0F" w14:textId="77777777" w:rsidR="00BF76D6" w:rsidRDefault="00BF76D6" w:rsidP="00902434">
      <w:pPr>
        <w:spacing w:after="0" w:line="240" w:lineRule="auto"/>
      </w:pPr>
      <w:r>
        <w:separator/>
      </w:r>
    </w:p>
  </w:endnote>
  <w:endnote w:type="continuationSeparator" w:id="0">
    <w:p w14:paraId="4810332B" w14:textId="77777777" w:rsidR="00BF76D6" w:rsidRDefault="00BF76D6" w:rsidP="0090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49940A7" w14:textId="4C732123" w:rsidR="00E82F32" w:rsidRDefault="00E82F32">
        <w:pPr>
          <w:pStyle w:val="Footer"/>
          <w:jc w:val="right"/>
        </w:pPr>
        <w:r>
          <w:fldChar w:fldCharType="begin"/>
        </w:r>
        <w:r>
          <w:instrText xml:space="preserve"> PAGE   \* MERGEFORMAT </w:instrText>
        </w:r>
        <w:r>
          <w:fldChar w:fldCharType="separate"/>
        </w:r>
        <w:r w:rsidR="00C37252">
          <w:rPr>
            <w:noProof/>
          </w:rPr>
          <w:t>29</w:t>
        </w:r>
        <w:r>
          <w:rPr>
            <w:noProof/>
          </w:rPr>
          <w:fldChar w:fldCharType="end"/>
        </w:r>
      </w:p>
    </w:sdtContent>
  </w:sdt>
  <w:p w14:paraId="66522C0B" w14:textId="77777777" w:rsidR="00E82F32" w:rsidRDefault="00E82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7B296" w14:textId="77777777" w:rsidR="00BF76D6" w:rsidRDefault="00BF76D6" w:rsidP="00902434">
      <w:pPr>
        <w:spacing w:after="0" w:line="240" w:lineRule="auto"/>
      </w:pPr>
      <w:r>
        <w:separator/>
      </w:r>
    </w:p>
  </w:footnote>
  <w:footnote w:type="continuationSeparator" w:id="0">
    <w:p w14:paraId="2BADE72D" w14:textId="77777777" w:rsidR="00BF76D6" w:rsidRDefault="00BF76D6" w:rsidP="00902434">
      <w:pPr>
        <w:spacing w:after="0" w:line="240" w:lineRule="auto"/>
      </w:pPr>
      <w:r>
        <w:continuationSeparator/>
      </w:r>
    </w:p>
  </w:footnote>
  <w:footnote w:id="1">
    <w:p w14:paraId="4EDAD411" w14:textId="5CA067DB" w:rsidR="00E82F32" w:rsidRDefault="00E82F32" w:rsidP="008B03B9">
      <w:pPr>
        <w:pStyle w:val="FootnoteText"/>
        <w:ind w:left="0" w:firstLine="0"/>
        <w:jc w:val="both"/>
      </w:pPr>
      <w:r>
        <w:rPr>
          <w:rStyle w:val="FootnoteReference"/>
        </w:rPr>
        <w:footnoteRef/>
      </w:r>
      <w:r>
        <w:t xml:space="preserve"> </w:t>
      </w:r>
      <w:r w:rsidRPr="008B03B9">
        <w:rPr>
          <w:sz w:val="20"/>
        </w:rPr>
        <w:t xml:space="preserve">Using </w:t>
      </w:r>
      <m:oMath>
        <m:acc>
          <m:accPr>
            <m:chr m:val="̇"/>
            <m:ctrlPr>
              <w:rPr>
                <w:rFonts w:ascii="Cambria Math" w:hAnsi="Cambria Math"/>
                <w:i/>
                <w:color w:val="000000"/>
                <w:sz w:val="20"/>
                <w:szCs w:val="24"/>
              </w:rPr>
            </m:ctrlPr>
          </m:accPr>
          <m:e>
            <m:r>
              <w:rPr>
                <w:rFonts w:ascii="Cambria Math" w:hAnsi="Cambria Math"/>
                <w:sz w:val="20"/>
                <w:szCs w:val="24"/>
              </w:rPr>
              <m:t>α</m:t>
            </m:r>
          </m:e>
        </m:acc>
      </m:oMath>
      <w:r w:rsidRPr="008B03B9">
        <w:rPr>
          <w:color w:val="000000"/>
          <w:sz w:val="20"/>
          <w:szCs w:val="24"/>
        </w:rPr>
        <w:t xml:space="preserve"> </w:t>
      </w:r>
      <w:r>
        <w:rPr>
          <w:color w:val="000000"/>
          <w:sz w:val="20"/>
          <w:szCs w:val="24"/>
        </w:rPr>
        <w:t xml:space="preserve">rather than </w:t>
      </w:r>
      <m:oMath>
        <m:r>
          <w:rPr>
            <w:rFonts w:ascii="Cambria Math" w:hAnsi="Cambria Math"/>
            <w:sz w:val="20"/>
            <w:szCs w:val="24"/>
          </w:rPr>
          <m:t>α</m:t>
        </m:r>
      </m:oMath>
      <w:r w:rsidRPr="008B03B9">
        <w:rPr>
          <w:color w:val="000000"/>
          <w:sz w:val="20"/>
          <w:szCs w:val="24"/>
        </w:rPr>
        <w:t xml:space="preserve"> as the perceptual input produces similar divergent predictions between Threshold and Accumulator framework</w:t>
      </w:r>
      <w:r>
        <w:rPr>
          <w:color w:val="000000"/>
          <w:sz w:val="20"/>
          <w:szCs w:val="24"/>
        </w:rPr>
        <w:t xml:space="preserve">s. </w:t>
      </w:r>
      <w:r w:rsidRPr="008B03B9">
        <w:rPr>
          <w:sz w:val="20"/>
        </w:rPr>
        <w:t xml:space="preserve">This is likely because the perceptual signals are similar in the sense that that they increase over time, and increase at faster rates for smaller radii. </w:t>
      </w:r>
      <w:r>
        <w:rPr>
          <w:sz w:val="20"/>
        </w:rPr>
        <w:t>Importantly, the predictions of the</w:t>
      </w:r>
      <w:r w:rsidRPr="008B03B9">
        <w:rPr>
          <w:sz w:val="20"/>
        </w:rPr>
        <w:t xml:space="preserve"> Accumulator and Threshold frameworks</w:t>
      </w:r>
      <w:r>
        <w:rPr>
          <w:sz w:val="20"/>
        </w:rPr>
        <w:t xml:space="preserve"> diverge in similar ways both for </w:t>
      </w:r>
      <m:oMath>
        <m:r>
          <w:rPr>
            <w:rFonts w:ascii="Cambria Math" w:hAnsi="Cambria Math"/>
            <w:sz w:val="20"/>
            <w:szCs w:val="24"/>
          </w:rPr>
          <m:t>α</m:t>
        </m:r>
      </m:oMath>
      <w:r>
        <w:rPr>
          <w:sz w:val="20"/>
          <w:szCs w:val="24"/>
        </w:rPr>
        <w:t xml:space="preserve"> and</w:t>
      </w:r>
      <w:r>
        <w:rPr>
          <w:sz w:val="20"/>
        </w:rPr>
        <w:t xml:space="preserve"> </w:t>
      </w:r>
      <m:oMath>
        <m:acc>
          <m:accPr>
            <m:chr m:val="̇"/>
            <m:ctrlPr>
              <w:rPr>
                <w:rFonts w:ascii="Cambria Math" w:hAnsi="Cambria Math"/>
                <w:i/>
                <w:color w:val="000000"/>
                <w:sz w:val="20"/>
                <w:szCs w:val="24"/>
              </w:rPr>
            </m:ctrlPr>
          </m:accPr>
          <m:e>
            <m:r>
              <w:rPr>
                <w:rFonts w:ascii="Cambria Math" w:hAnsi="Cambria Math"/>
                <w:sz w:val="20"/>
                <w:szCs w:val="24"/>
              </w:rPr>
              <m:t>α</m:t>
            </m:r>
          </m:e>
        </m:acc>
      </m:oMath>
      <w:r>
        <w:rPr>
          <w:color w:val="000000"/>
          <w:sz w:val="20"/>
          <w:szCs w:val="24"/>
        </w:rPr>
        <w:t>,</w:t>
      </w:r>
      <w:r w:rsidRPr="008B03B9">
        <w:rPr>
          <w:color w:val="000000"/>
          <w:sz w:val="20"/>
          <w:szCs w:val="24"/>
        </w:rPr>
        <w:t xml:space="preserve"> </w:t>
      </w:r>
      <w:r w:rsidRPr="008B03B9">
        <w:rPr>
          <w:sz w:val="20"/>
        </w:rPr>
        <w:t>which is the main thrust of the argument presented within this manuscript.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RPG]">
    <w15:presenceInfo w15:providerId="AD" w15:userId="S-1-5-21-1390067357-1993962763-725345543-677899"/>
  </w15:person>
  <w15:person w15:author="- The Detecting Forgetting Study">
    <w15:presenceInfo w15:providerId="None" w15:userId="- The Detecting Forgetting Stu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34"/>
    <w:rsid w:val="00000399"/>
    <w:rsid w:val="0000044C"/>
    <w:rsid w:val="000014C3"/>
    <w:rsid w:val="00003E10"/>
    <w:rsid w:val="00004A3C"/>
    <w:rsid w:val="00004D7B"/>
    <w:rsid w:val="0000549C"/>
    <w:rsid w:val="00007801"/>
    <w:rsid w:val="00012228"/>
    <w:rsid w:val="000173B3"/>
    <w:rsid w:val="0002371D"/>
    <w:rsid w:val="00026762"/>
    <w:rsid w:val="00031DEF"/>
    <w:rsid w:val="00032B59"/>
    <w:rsid w:val="0004248A"/>
    <w:rsid w:val="000500B5"/>
    <w:rsid w:val="000508E3"/>
    <w:rsid w:val="00051148"/>
    <w:rsid w:val="00051DBD"/>
    <w:rsid w:val="00065CB3"/>
    <w:rsid w:val="0006740C"/>
    <w:rsid w:val="00075D0B"/>
    <w:rsid w:val="00083CF3"/>
    <w:rsid w:val="0009198D"/>
    <w:rsid w:val="00093118"/>
    <w:rsid w:val="00097B6A"/>
    <w:rsid w:val="000B009A"/>
    <w:rsid w:val="000B027A"/>
    <w:rsid w:val="000B25A2"/>
    <w:rsid w:val="000C7916"/>
    <w:rsid w:val="000D2140"/>
    <w:rsid w:val="000E5E04"/>
    <w:rsid w:val="000E6762"/>
    <w:rsid w:val="000F226E"/>
    <w:rsid w:val="00101A79"/>
    <w:rsid w:val="0011040E"/>
    <w:rsid w:val="001147BE"/>
    <w:rsid w:val="001224C8"/>
    <w:rsid w:val="0012443F"/>
    <w:rsid w:val="00135952"/>
    <w:rsid w:val="00136E2A"/>
    <w:rsid w:val="001408E9"/>
    <w:rsid w:val="001420E8"/>
    <w:rsid w:val="00145C4A"/>
    <w:rsid w:val="00151231"/>
    <w:rsid w:val="001538A6"/>
    <w:rsid w:val="00161FF6"/>
    <w:rsid w:val="00166818"/>
    <w:rsid w:val="001668FF"/>
    <w:rsid w:val="00167095"/>
    <w:rsid w:val="001670E2"/>
    <w:rsid w:val="00171BD3"/>
    <w:rsid w:val="001721F9"/>
    <w:rsid w:val="0017649E"/>
    <w:rsid w:val="00181B16"/>
    <w:rsid w:val="001859B5"/>
    <w:rsid w:val="00191C67"/>
    <w:rsid w:val="001971DC"/>
    <w:rsid w:val="001A1065"/>
    <w:rsid w:val="001A4A9B"/>
    <w:rsid w:val="001B41CF"/>
    <w:rsid w:val="001C17C8"/>
    <w:rsid w:val="001C4074"/>
    <w:rsid w:val="001C608D"/>
    <w:rsid w:val="001C7820"/>
    <w:rsid w:val="001C7ECF"/>
    <w:rsid w:val="001D0F94"/>
    <w:rsid w:val="001D33C5"/>
    <w:rsid w:val="001D4595"/>
    <w:rsid w:val="001D53E4"/>
    <w:rsid w:val="001D6E2F"/>
    <w:rsid w:val="001E2295"/>
    <w:rsid w:val="001E58CA"/>
    <w:rsid w:val="001F13E6"/>
    <w:rsid w:val="001F6499"/>
    <w:rsid w:val="001F6E6E"/>
    <w:rsid w:val="00200D2D"/>
    <w:rsid w:val="0020448F"/>
    <w:rsid w:val="00207966"/>
    <w:rsid w:val="00214868"/>
    <w:rsid w:val="00215B11"/>
    <w:rsid w:val="00216558"/>
    <w:rsid w:val="00222BAE"/>
    <w:rsid w:val="002231F1"/>
    <w:rsid w:val="00232A2B"/>
    <w:rsid w:val="002335F0"/>
    <w:rsid w:val="0023383A"/>
    <w:rsid w:val="00240B18"/>
    <w:rsid w:val="002455C3"/>
    <w:rsid w:val="00246274"/>
    <w:rsid w:val="002502D9"/>
    <w:rsid w:val="00252015"/>
    <w:rsid w:val="00256DBF"/>
    <w:rsid w:val="00270766"/>
    <w:rsid w:val="00270F1E"/>
    <w:rsid w:val="00272E9D"/>
    <w:rsid w:val="00274466"/>
    <w:rsid w:val="002773B8"/>
    <w:rsid w:val="002821A8"/>
    <w:rsid w:val="00287A7A"/>
    <w:rsid w:val="00290ADC"/>
    <w:rsid w:val="002917CE"/>
    <w:rsid w:val="002921A0"/>
    <w:rsid w:val="00293473"/>
    <w:rsid w:val="002A161C"/>
    <w:rsid w:val="002B0573"/>
    <w:rsid w:val="002B3469"/>
    <w:rsid w:val="002B4981"/>
    <w:rsid w:val="002C1196"/>
    <w:rsid w:val="002C4E70"/>
    <w:rsid w:val="002C5263"/>
    <w:rsid w:val="002C6327"/>
    <w:rsid w:val="002D0D7E"/>
    <w:rsid w:val="002D2778"/>
    <w:rsid w:val="002D2A76"/>
    <w:rsid w:val="002D2BE5"/>
    <w:rsid w:val="002D3A78"/>
    <w:rsid w:val="002D41CB"/>
    <w:rsid w:val="002E3AEA"/>
    <w:rsid w:val="002E5771"/>
    <w:rsid w:val="002E62A0"/>
    <w:rsid w:val="003009D9"/>
    <w:rsid w:val="00305A7E"/>
    <w:rsid w:val="00322920"/>
    <w:rsid w:val="00324F85"/>
    <w:rsid w:val="003262AC"/>
    <w:rsid w:val="003356EF"/>
    <w:rsid w:val="00336053"/>
    <w:rsid w:val="003367F3"/>
    <w:rsid w:val="00337B5A"/>
    <w:rsid w:val="003454C9"/>
    <w:rsid w:val="00346B8D"/>
    <w:rsid w:val="00355998"/>
    <w:rsid w:val="00356C72"/>
    <w:rsid w:val="003621C2"/>
    <w:rsid w:val="00364504"/>
    <w:rsid w:val="00375821"/>
    <w:rsid w:val="0039117F"/>
    <w:rsid w:val="00391E4F"/>
    <w:rsid w:val="003A6648"/>
    <w:rsid w:val="003A6BDE"/>
    <w:rsid w:val="003A6F92"/>
    <w:rsid w:val="003C022B"/>
    <w:rsid w:val="003C6EBC"/>
    <w:rsid w:val="003C6ED8"/>
    <w:rsid w:val="003D0CC8"/>
    <w:rsid w:val="003D286F"/>
    <w:rsid w:val="003E392F"/>
    <w:rsid w:val="003E5B86"/>
    <w:rsid w:val="003F1310"/>
    <w:rsid w:val="003F182B"/>
    <w:rsid w:val="003F443B"/>
    <w:rsid w:val="003F7570"/>
    <w:rsid w:val="003F76C3"/>
    <w:rsid w:val="0040319E"/>
    <w:rsid w:val="004035DF"/>
    <w:rsid w:val="004037E0"/>
    <w:rsid w:val="0040422F"/>
    <w:rsid w:val="00404C9D"/>
    <w:rsid w:val="004071E2"/>
    <w:rsid w:val="00410A66"/>
    <w:rsid w:val="0041740E"/>
    <w:rsid w:val="00424868"/>
    <w:rsid w:val="00432C48"/>
    <w:rsid w:val="00440CDE"/>
    <w:rsid w:val="00446DCC"/>
    <w:rsid w:val="00451293"/>
    <w:rsid w:val="00453EF8"/>
    <w:rsid w:val="004551C1"/>
    <w:rsid w:val="00456293"/>
    <w:rsid w:val="00466D9F"/>
    <w:rsid w:val="00471591"/>
    <w:rsid w:val="00472542"/>
    <w:rsid w:val="00472B56"/>
    <w:rsid w:val="0047636A"/>
    <w:rsid w:val="00487353"/>
    <w:rsid w:val="00490E9D"/>
    <w:rsid w:val="0049417C"/>
    <w:rsid w:val="00494339"/>
    <w:rsid w:val="00497E60"/>
    <w:rsid w:val="004A1A0C"/>
    <w:rsid w:val="004A6901"/>
    <w:rsid w:val="004A79CC"/>
    <w:rsid w:val="004B2F78"/>
    <w:rsid w:val="004B3309"/>
    <w:rsid w:val="004B70E6"/>
    <w:rsid w:val="004C077F"/>
    <w:rsid w:val="004C5DE0"/>
    <w:rsid w:val="004D3F7A"/>
    <w:rsid w:val="004D712C"/>
    <w:rsid w:val="004D7F4D"/>
    <w:rsid w:val="004E1B68"/>
    <w:rsid w:val="004E233F"/>
    <w:rsid w:val="004E37D8"/>
    <w:rsid w:val="00524314"/>
    <w:rsid w:val="0052774C"/>
    <w:rsid w:val="0053176D"/>
    <w:rsid w:val="005327D2"/>
    <w:rsid w:val="005371D2"/>
    <w:rsid w:val="00544D3A"/>
    <w:rsid w:val="005455B3"/>
    <w:rsid w:val="0054562C"/>
    <w:rsid w:val="00546008"/>
    <w:rsid w:val="0055667B"/>
    <w:rsid w:val="0056769D"/>
    <w:rsid w:val="005705BF"/>
    <w:rsid w:val="00572D4C"/>
    <w:rsid w:val="0057557F"/>
    <w:rsid w:val="00576171"/>
    <w:rsid w:val="00583B05"/>
    <w:rsid w:val="005A138F"/>
    <w:rsid w:val="005A3D7C"/>
    <w:rsid w:val="005A5485"/>
    <w:rsid w:val="005B11B5"/>
    <w:rsid w:val="005C5893"/>
    <w:rsid w:val="005D1536"/>
    <w:rsid w:val="005D2E0F"/>
    <w:rsid w:val="005D4D0F"/>
    <w:rsid w:val="005D6B78"/>
    <w:rsid w:val="005E3078"/>
    <w:rsid w:val="005F0BC5"/>
    <w:rsid w:val="005F2109"/>
    <w:rsid w:val="005F2434"/>
    <w:rsid w:val="00603704"/>
    <w:rsid w:val="006126BC"/>
    <w:rsid w:val="00613427"/>
    <w:rsid w:val="00621F27"/>
    <w:rsid w:val="00624511"/>
    <w:rsid w:val="00630BD2"/>
    <w:rsid w:val="00630E18"/>
    <w:rsid w:val="00643FAD"/>
    <w:rsid w:val="00644F35"/>
    <w:rsid w:val="00666E62"/>
    <w:rsid w:val="006702E5"/>
    <w:rsid w:val="00675861"/>
    <w:rsid w:val="00680B2C"/>
    <w:rsid w:val="006835CA"/>
    <w:rsid w:val="00685EA3"/>
    <w:rsid w:val="00686B93"/>
    <w:rsid w:val="006963F8"/>
    <w:rsid w:val="006A6B00"/>
    <w:rsid w:val="006B2897"/>
    <w:rsid w:val="006B3E87"/>
    <w:rsid w:val="006C4178"/>
    <w:rsid w:val="006C4B2C"/>
    <w:rsid w:val="006D27CF"/>
    <w:rsid w:val="006D50AD"/>
    <w:rsid w:val="006D619D"/>
    <w:rsid w:val="006E3010"/>
    <w:rsid w:val="006E42FC"/>
    <w:rsid w:val="006E7B62"/>
    <w:rsid w:val="006F1BB8"/>
    <w:rsid w:val="006F393C"/>
    <w:rsid w:val="00711189"/>
    <w:rsid w:val="007128BC"/>
    <w:rsid w:val="007233E0"/>
    <w:rsid w:val="00732DC9"/>
    <w:rsid w:val="00735417"/>
    <w:rsid w:val="007406F8"/>
    <w:rsid w:val="007411C4"/>
    <w:rsid w:val="0074199C"/>
    <w:rsid w:val="00746178"/>
    <w:rsid w:val="00750CF7"/>
    <w:rsid w:val="007569B2"/>
    <w:rsid w:val="0076137A"/>
    <w:rsid w:val="00762E73"/>
    <w:rsid w:val="007634F6"/>
    <w:rsid w:val="0077382B"/>
    <w:rsid w:val="00775788"/>
    <w:rsid w:val="00781BBF"/>
    <w:rsid w:val="007853B4"/>
    <w:rsid w:val="00786628"/>
    <w:rsid w:val="007A09F0"/>
    <w:rsid w:val="007A6D92"/>
    <w:rsid w:val="007B5545"/>
    <w:rsid w:val="007C12EE"/>
    <w:rsid w:val="007C2F23"/>
    <w:rsid w:val="007C35AE"/>
    <w:rsid w:val="007C4237"/>
    <w:rsid w:val="007D1E38"/>
    <w:rsid w:val="007D5ED7"/>
    <w:rsid w:val="007D6650"/>
    <w:rsid w:val="007D73A1"/>
    <w:rsid w:val="007E091E"/>
    <w:rsid w:val="007E2539"/>
    <w:rsid w:val="007F2456"/>
    <w:rsid w:val="00802DD5"/>
    <w:rsid w:val="00802F63"/>
    <w:rsid w:val="00805A08"/>
    <w:rsid w:val="00810223"/>
    <w:rsid w:val="008240E1"/>
    <w:rsid w:val="00837805"/>
    <w:rsid w:val="008479A8"/>
    <w:rsid w:val="00850303"/>
    <w:rsid w:val="0085083D"/>
    <w:rsid w:val="00851133"/>
    <w:rsid w:val="008531FE"/>
    <w:rsid w:val="0087773C"/>
    <w:rsid w:val="00891501"/>
    <w:rsid w:val="00895234"/>
    <w:rsid w:val="00895DFD"/>
    <w:rsid w:val="008976D3"/>
    <w:rsid w:val="008A0CBE"/>
    <w:rsid w:val="008A58B8"/>
    <w:rsid w:val="008B03B9"/>
    <w:rsid w:val="008B3989"/>
    <w:rsid w:val="008B43E6"/>
    <w:rsid w:val="008C3A62"/>
    <w:rsid w:val="008C459C"/>
    <w:rsid w:val="008D4548"/>
    <w:rsid w:val="008D464D"/>
    <w:rsid w:val="008D6D3F"/>
    <w:rsid w:val="008E242F"/>
    <w:rsid w:val="008E6CBB"/>
    <w:rsid w:val="008E733E"/>
    <w:rsid w:val="008F365C"/>
    <w:rsid w:val="008F3C43"/>
    <w:rsid w:val="008F471A"/>
    <w:rsid w:val="00902434"/>
    <w:rsid w:val="00905499"/>
    <w:rsid w:val="0092319F"/>
    <w:rsid w:val="00923AAC"/>
    <w:rsid w:val="00930639"/>
    <w:rsid w:val="00930DBC"/>
    <w:rsid w:val="00934CA9"/>
    <w:rsid w:val="00940C6E"/>
    <w:rsid w:val="00950043"/>
    <w:rsid w:val="0096156F"/>
    <w:rsid w:val="00961793"/>
    <w:rsid w:val="00970BDB"/>
    <w:rsid w:val="00976675"/>
    <w:rsid w:val="00980DAF"/>
    <w:rsid w:val="009857DE"/>
    <w:rsid w:val="009A3FB7"/>
    <w:rsid w:val="009A57D6"/>
    <w:rsid w:val="009A631F"/>
    <w:rsid w:val="009A6733"/>
    <w:rsid w:val="009B2F54"/>
    <w:rsid w:val="009C040B"/>
    <w:rsid w:val="009D1E6D"/>
    <w:rsid w:val="009D23AF"/>
    <w:rsid w:val="009E165C"/>
    <w:rsid w:val="009E7BF9"/>
    <w:rsid w:val="009F1686"/>
    <w:rsid w:val="009F72A7"/>
    <w:rsid w:val="00A03552"/>
    <w:rsid w:val="00A07088"/>
    <w:rsid w:val="00A07A0D"/>
    <w:rsid w:val="00A1040C"/>
    <w:rsid w:val="00A13963"/>
    <w:rsid w:val="00A16058"/>
    <w:rsid w:val="00A250E6"/>
    <w:rsid w:val="00A3552B"/>
    <w:rsid w:val="00A36435"/>
    <w:rsid w:val="00A4066B"/>
    <w:rsid w:val="00A42E77"/>
    <w:rsid w:val="00A45BB6"/>
    <w:rsid w:val="00A50B1C"/>
    <w:rsid w:val="00A52DCD"/>
    <w:rsid w:val="00A55A62"/>
    <w:rsid w:val="00A56424"/>
    <w:rsid w:val="00A7057C"/>
    <w:rsid w:val="00A719E4"/>
    <w:rsid w:val="00A75DCB"/>
    <w:rsid w:val="00A84B94"/>
    <w:rsid w:val="00A96AE7"/>
    <w:rsid w:val="00AA0E08"/>
    <w:rsid w:val="00AA1720"/>
    <w:rsid w:val="00AA2CFB"/>
    <w:rsid w:val="00AB129A"/>
    <w:rsid w:val="00AB2BA4"/>
    <w:rsid w:val="00AC0AEA"/>
    <w:rsid w:val="00AC23E1"/>
    <w:rsid w:val="00AC58BD"/>
    <w:rsid w:val="00AC5A49"/>
    <w:rsid w:val="00AD268E"/>
    <w:rsid w:val="00AD64E0"/>
    <w:rsid w:val="00AE25EC"/>
    <w:rsid w:val="00AE3897"/>
    <w:rsid w:val="00AE5A73"/>
    <w:rsid w:val="00AF0875"/>
    <w:rsid w:val="00AF40F9"/>
    <w:rsid w:val="00AF4AF0"/>
    <w:rsid w:val="00AF5232"/>
    <w:rsid w:val="00B01521"/>
    <w:rsid w:val="00B1138B"/>
    <w:rsid w:val="00B22252"/>
    <w:rsid w:val="00B253D2"/>
    <w:rsid w:val="00B2784D"/>
    <w:rsid w:val="00B321FC"/>
    <w:rsid w:val="00B34EC3"/>
    <w:rsid w:val="00B36C2D"/>
    <w:rsid w:val="00B373EF"/>
    <w:rsid w:val="00B4527B"/>
    <w:rsid w:val="00B46157"/>
    <w:rsid w:val="00B538FB"/>
    <w:rsid w:val="00B57E5B"/>
    <w:rsid w:val="00B614D5"/>
    <w:rsid w:val="00B62796"/>
    <w:rsid w:val="00B628BA"/>
    <w:rsid w:val="00B6629D"/>
    <w:rsid w:val="00B67227"/>
    <w:rsid w:val="00B67F94"/>
    <w:rsid w:val="00B72D11"/>
    <w:rsid w:val="00B745E4"/>
    <w:rsid w:val="00B75456"/>
    <w:rsid w:val="00B76B14"/>
    <w:rsid w:val="00B77676"/>
    <w:rsid w:val="00B81CA0"/>
    <w:rsid w:val="00B9572E"/>
    <w:rsid w:val="00B96769"/>
    <w:rsid w:val="00BB0A94"/>
    <w:rsid w:val="00BB19C6"/>
    <w:rsid w:val="00BB5370"/>
    <w:rsid w:val="00BB7788"/>
    <w:rsid w:val="00BE0686"/>
    <w:rsid w:val="00BE46BD"/>
    <w:rsid w:val="00BE7D80"/>
    <w:rsid w:val="00BF76D6"/>
    <w:rsid w:val="00C00918"/>
    <w:rsid w:val="00C01B1A"/>
    <w:rsid w:val="00C03B01"/>
    <w:rsid w:val="00C2378A"/>
    <w:rsid w:val="00C260F5"/>
    <w:rsid w:val="00C33E8F"/>
    <w:rsid w:val="00C3490E"/>
    <w:rsid w:val="00C356DF"/>
    <w:rsid w:val="00C36A81"/>
    <w:rsid w:val="00C37252"/>
    <w:rsid w:val="00C41100"/>
    <w:rsid w:val="00C427E9"/>
    <w:rsid w:val="00C42E37"/>
    <w:rsid w:val="00C51DE4"/>
    <w:rsid w:val="00C56811"/>
    <w:rsid w:val="00C73B88"/>
    <w:rsid w:val="00C75028"/>
    <w:rsid w:val="00C82FE8"/>
    <w:rsid w:val="00CA7E8C"/>
    <w:rsid w:val="00CB058D"/>
    <w:rsid w:val="00CB43F2"/>
    <w:rsid w:val="00CC4112"/>
    <w:rsid w:val="00CC6187"/>
    <w:rsid w:val="00CC6D6D"/>
    <w:rsid w:val="00CD3066"/>
    <w:rsid w:val="00CD59A0"/>
    <w:rsid w:val="00CE6E7D"/>
    <w:rsid w:val="00CF6881"/>
    <w:rsid w:val="00CF7756"/>
    <w:rsid w:val="00D009EC"/>
    <w:rsid w:val="00D04FF0"/>
    <w:rsid w:val="00D07DBD"/>
    <w:rsid w:val="00D104AF"/>
    <w:rsid w:val="00D21966"/>
    <w:rsid w:val="00D2389A"/>
    <w:rsid w:val="00D24791"/>
    <w:rsid w:val="00D300BA"/>
    <w:rsid w:val="00D31456"/>
    <w:rsid w:val="00D32CDC"/>
    <w:rsid w:val="00D4591F"/>
    <w:rsid w:val="00D4623A"/>
    <w:rsid w:val="00D47336"/>
    <w:rsid w:val="00D523A7"/>
    <w:rsid w:val="00D552C7"/>
    <w:rsid w:val="00D5562C"/>
    <w:rsid w:val="00D55B9B"/>
    <w:rsid w:val="00D60FF0"/>
    <w:rsid w:val="00D61511"/>
    <w:rsid w:val="00D73B5E"/>
    <w:rsid w:val="00D7679B"/>
    <w:rsid w:val="00D92E10"/>
    <w:rsid w:val="00D9599F"/>
    <w:rsid w:val="00D97FCF"/>
    <w:rsid w:val="00DA0C44"/>
    <w:rsid w:val="00DA207C"/>
    <w:rsid w:val="00DA7101"/>
    <w:rsid w:val="00DB00C0"/>
    <w:rsid w:val="00DB2E0E"/>
    <w:rsid w:val="00DC551D"/>
    <w:rsid w:val="00DC5F50"/>
    <w:rsid w:val="00DD51F0"/>
    <w:rsid w:val="00DD5F34"/>
    <w:rsid w:val="00DE39BD"/>
    <w:rsid w:val="00DF46FA"/>
    <w:rsid w:val="00E00D04"/>
    <w:rsid w:val="00E1003F"/>
    <w:rsid w:val="00E11A76"/>
    <w:rsid w:val="00E163DA"/>
    <w:rsid w:val="00E17920"/>
    <w:rsid w:val="00E334B2"/>
    <w:rsid w:val="00E33EEF"/>
    <w:rsid w:val="00E42128"/>
    <w:rsid w:val="00E535E7"/>
    <w:rsid w:val="00E53857"/>
    <w:rsid w:val="00E57FE3"/>
    <w:rsid w:val="00E71245"/>
    <w:rsid w:val="00E82E07"/>
    <w:rsid w:val="00E82F32"/>
    <w:rsid w:val="00E8511D"/>
    <w:rsid w:val="00E86E61"/>
    <w:rsid w:val="00E967A4"/>
    <w:rsid w:val="00E974FE"/>
    <w:rsid w:val="00EA42CC"/>
    <w:rsid w:val="00EB0142"/>
    <w:rsid w:val="00EC007C"/>
    <w:rsid w:val="00EC0E08"/>
    <w:rsid w:val="00EC2C7E"/>
    <w:rsid w:val="00EC4249"/>
    <w:rsid w:val="00ED4955"/>
    <w:rsid w:val="00ED4ACC"/>
    <w:rsid w:val="00EE0643"/>
    <w:rsid w:val="00EE5BD5"/>
    <w:rsid w:val="00EE68CD"/>
    <w:rsid w:val="00EF30EA"/>
    <w:rsid w:val="00F0470F"/>
    <w:rsid w:val="00F04C73"/>
    <w:rsid w:val="00F063B6"/>
    <w:rsid w:val="00F1199D"/>
    <w:rsid w:val="00F160DC"/>
    <w:rsid w:val="00F17844"/>
    <w:rsid w:val="00F2165F"/>
    <w:rsid w:val="00F224D5"/>
    <w:rsid w:val="00F30350"/>
    <w:rsid w:val="00F334F1"/>
    <w:rsid w:val="00F46A68"/>
    <w:rsid w:val="00F47E14"/>
    <w:rsid w:val="00F5158A"/>
    <w:rsid w:val="00F51AFA"/>
    <w:rsid w:val="00F539AC"/>
    <w:rsid w:val="00F6402D"/>
    <w:rsid w:val="00F641E3"/>
    <w:rsid w:val="00F67AD7"/>
    <w:rsid w:val="00F725A9"/>
    <w:rsid w:val="00F86208"/>
    <w:rsid w:val="00F909F3"/>
    <w:rsid w:val="00F95497"/>
    <w:rsid w:val="00F97F07"/>
    <w:rsid w:val="00FA1A2C"/>
    <w:rsid w:val="00FA6F74"/>
    <w:rsid w:val="00FB1968"/>
    <w:rsid w:val="00FB507C"/>
    <w:rsid w:val="00FE4B9A"/>
    <w:rsid w:val="00FF04E4"/>
    <w:rsid w:val="00FF265E"/>
    <w:rsid w:val="00FF29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13C19"/>
  <w15:docId w15:val="{A5D96A50-20B0-49FA-B485-DAB41E7D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434"/>
    <w:pPr>
      <w:spacing w:after="120" w:line="360" w:lineRule="atLeast"/>
    </w:pPr>
    <w:rPr>
      <w:rFonts w:eastAsia="Times New Roman"/>
      <w:sz w:val="24"/>
      <w:szCs w:val="20"/>
      <w:lang w:eastAsia="en-GB"/>
    </w:rPr>
  </w:style>
  <w:style w:type="paragraph" w:styleId="Heading1">
    <w:name w:val="heading 1"/>
    <w:basedOn w:val="Normal"/>
    <w:next w:val="Normal"/>
    <w:link w:val="Heading1Char"/>
    <w:qFormat/>
    <w:rsid w:val="00902434"/>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902434"/>
    <w:pPr>
      <w:pageBreakBefore w:val="0"/>
      <w:spacing w:before="360"/>
      <w:ind w:left="540" w:hanging="540"/>
      <w:jc w:val="left"/>
      <w:outlineLvl w:val="1"/>
    </w:pPr>
  </w:style>
  <w:style w:type="paragraph" w:styleId="Heading3">
    <w:name w:val="heading 3"/>
    <w:basedOn w:val="Heading2"/>
    <w:next w:val="Normal"/>
    <w:link w:val="Heading3Char"/>
    <w:qFormat/>
    <w:rsid w:val="00902434"/>
    <w:pPr>
      <w:spacing w:before="120" w:after="120"/>
      <w:outlineLvl w:val="2"/>
    </w:pPr>
    <w:rPr>
      <w:sz w:val="26"/>
    </w:rPr>
  </w:style>
  <w:style w:type="paragraph" w:styleId="Heading4">
    <w:name w:val="heading 4"/>
    <w:basedOn w:val="Heading3"/>
    <w:next w:val="Normal"/>
    <w:link w:val="Heading4Char"/>
    <w:qFormat/>
    <w:rsid w:val="00902434"/>
    <w:pPr>
      <w:outlineLvl w:val="3"/>
    </w:pPr>
    <w:rPr>
      <w:sz w:val="24"/>
    </w:rPr>
  </w:style>
  <w:style w:type="paragraph" w:styleId="Heading5">
    <w:name w:val="heading 5"/>
    <w:basedOn w:val="Normal"/>
    <w:next w:val="Normal"/>
    <w:link w:val="Heading5Char"/>
    <w:qFormat/>
    <w:rsid w:val="00902434"/>
    <w:pPr>
      <w:spacing w:before="240" w:after="60"/>
      <w:outlineLvl w:val="4"/>
    </w:pPr>
    <w:rPr>
      <w:sz w:val="22"/>
    </w:rPr>
  </w:style>
  <w:style w:type="paragraph" w:styleId="Heading6">
    <w:name w:val="heading 6"/>
    <w:basedOn w:val="Normal"/>
    <w:next w:val="Normal"/>
    <w:link w:val="Heading6Char"/>
    <w:qFormat/>
    <w:rsid w:val="00902434"/>
    <w:pPr>
      <w:spacing w:before="240" w:after="60"/>
      <w:outlineLvl w:val="5"/>
    </w:pPr>
    <w:rPr>
      <w:i/>
      <w:sz w:val="22"/>
    </w:rPr>
  </w:style>
  <w:style w:type="paragraph" w:styleId="Heading7">
    <w:name w:val="heading 7"/>
    <w:basedOn w:val="Normal"/>
    <w:next w:val="Normal"/>
    <w:link w:val="Heading7Char"/>
    <w:qFormat/>
    <w:rsid w:val="00902434"/>
    <w:pPr>
      <w:spacing w:before="240" w:after="60"/>
      <w:outlineLvl w:val="6"/>
    </w:pPr>
    <w:rPr>
      <w:sz w:val="20"/>
    </w:rPr>
  </w:style>
  <w:style w:type="paragraph" w:styleId="Heading8">
    <w:name w:val="heading 8"/>
    <w:basedOn w:val="Normal"/>
    <w:next w:val="Normal"/>
    <w:link w:val="Heading8Char"/>
    <w:qFormat/>
    <w:rsid w:val="00902434"/>
    <w:pPr>
      <w:keepLines/>
      <w:spacing w:before="240" w:after="240" w:line="240" w:lineRule="atLeast"/>
      <w:outlineLvl w:val="7"/>
    </w:pPr>
  </w:style>
  <w:style w:type="paragraph" w:styleId="Heading9">
    <w:name w:val="heading 9"/>
    <w:basedOn w:val="Normal"/>
    <w:next w:val="Normal"/>
    <w:link w:val="Heading9Char"/>
    <w:qFormat/>
    <w:rsid w:val="00902434"/>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34"/>
    <w:rPr>
      <w:rFonts w:eastAsia="Times New Roman"/>
      <w:b/>
      <w:sz w:val="28"/>
      <w:szCs w:val="20"/>
      <w:lang w:eastAsia="en-GB"/>
    </w:rPr>
  </w:style>
  <w:style w:type="character" w:customStyle="1" w:styleId="Heading2Char">
    <w:name w:val="Heading 2 Char"/>
    <w:basedOn w:val="DefaultParagraphFont"/>
    <w:link w:val="Heading2"/>
    <w:uiPriority w:val="9"/>
    <w:rsid w:val="00902434"/>
    <w:rPr>
      <w:rFonts w:eastAsia="Times New Roman"/>
      <w:b/>
      <w:sz w:val="28"/>
      <w:szCs w:val="20"/>
      <w:lang w:eastAsia="en-GB"/>
    </w:rPr>
  </w:style>
  <w:style w:type="character" w:customStyle="1" w:styleId="Heading3Char">
    <w:name w:val="Heading 3 Char"/>
    <w:basedOn w:val="DefaultParagraphFont"/>
    <w:link w:val="Heading3"/>
    <w:rsid w:val="00902434"/>
    <w:rPr>
      <w:rFonts w:eastAsia="Times New Roman"/>
      <w:b/>
      <w:sz w:val="26"/>
      <w:szCs w:val="20"/>
      <w:lang w:eastAsia="en-GB"/>
    </w:rPr>
  </w:style>
  <w:style w:type="character" w:customStyle="1" w:styleId="Heading4Char">
    <w:name w:val="Heading 4 Char"/>
    <w:basedOn w:val="DefaultParagraphFont"/>
    <w:link w:val="Heading4"/>
    <w:rsid w:val="00902434"/>
    <w:rPr>
      <w:rFonts w:eastAsia="Times New Roman"/>
      <w:b/>
      <w:sz w:val="24"/>
      <w:szCs w:val="20"/>
      <w:lang w:eastAsia="en-GB"/>
    </w:rPr>
  </w:style>
  <w:style w:type="character" w:customStyle="1" w:styleId="Heading5Char">
    <w:name w:val="Heading 5 Char"/>
    <w:basedOn w:val="DefaultParagraphFont"/>
    <w:link w:val="Heading5"/>
    <w:uiPriority w:val="9"/>
    <w:rsid w:val="00902434"/>
    <w:rPr>
      <w:rFonts w:eastAsia="Times New Roman"/>
      <w:szCs w:val="20"/>
      <w:lang w:eastAsia="en-GB"/>
    </w:rPr>
  </w:style>
  <w:style w:type="character" w:customStyle="1" w:styleId="Heading6Char">
    <w:name w:val="Heading 6 Char"/>
    <w:basedOn w:val="DefaultParagraphFont"/>
    <w:link w:val="Heading6"/>
    <w:uiPriority w:val="9"/>
    <w:rsid w:val="00902434"/>
    <w:rPr>
      <w:rFonts w:eastAsia="Times New Roman"/>
      <w:i/>
      <w:szCs w:val="20"/>
      <w:lang w:eastAsia="en-GB"/>
    </w:rPr>
  </w:style>
  <w:style w:type="character" w:customStyle="1" w:styleId="Heading7Char">
    <w:name w:val="Heading 7 Char"/>
    <w:basedOn w:val="DefaultParagraphFont"/>
    <w:link w:val="Heading7"/>
    <w:uiPriority w:val="9"/>
    <w:rsid w:val="00902434"/>
    <w:rPr>
      <w:rFonts w:eastAsia="Times New Roman"/>
      <w:sz w:val="20"/>
      <w:szCs w:val="20"/>
      <w:lang w:eastAsia="en-GB"/>
    </w:rPr>
  </w:style>
  <w:style w:type="character" w:customStyle="1" w:styleId="Heading8Char">
    <w:name w:val="Heading 8 Char"/>
    <w:basedOn w:val="DefaultParagraphFont"/>
    <w:link w:val="Heading8"/>
    <w:uiPriority w:val="9"/>
    <w:rsid w:val="00902434"/>
    <w:rPr>
      <w:rFonts w:eastAsia="Times New Roman"/>
      <w:sz w:val="24"/>
      <w:szCs w:val="20"/>
      <w:lang w:eastAsia="en-GB"/>
    </w:rPr>
  </w:style>
  <w:style w:type="character" w:customStyle="1" w:styleId="Heading9Char">
    <w:name w:val="Heading 9 Char"/>
    <w:basedOn w:val="DefaultParagraphFont"/>
    <w:link w:val="Heading9"/>
    <w:uiPriority w:val="9"/>
    <w:rsid w:val="00902434"/>
    <w:rPr>
      <w:rFonts w:eastAsia="Times New Roman"/>
      <w:i/>
      <w:sz w:val="18"/>
      <w:szCs w:val="20"/>
      <w:lang w:eastAsia="en-GB"/>
    </w:rPr>
  </w:style>
  <w:style w:type="paragraph" w:styleId="TOC4">
    <w:name w:val="toc 4"/>
    <w:basedOn w:val="TOC3"/>
    <w:uiPriority w:val="39"/>
    <w:rsid w:val="00902434"/>
    <w:pPr>
      <w:ind w:left="2160"/>
    </w:pPr>
  </w:style>
  <w:style w:type="paragraph" w:styleId="TOC3">
    <w:name w:val="toc 3"/>
    <w:basedOn w:val="TOC2"/>
    <w:uiPriority w:val="39"/>
    <w:rsid w:val="00902434"/>
    <w:pPr>
      <w:ind w:left="1620"/>
    </w:pPr>
  </w:style>
  <w:style w:type="paragraph" w:styleId="TOC2">
    <w:name w:val="toc 2"/>
    <w:basedOn w:val="TOC1"/>
    <w:uiPriority w:val="39"/>
    <w:rsid w:val="00902434"/>
    <w:pPr>
      <w:keepNext w:val="0"/>
      <w:ind w:left="1080"/>
    </w:pPr>
    <w:rPr>
      <w:b w:val="0"/>
    </w:rPr>
  </w:style>
  <w:style w:type="paragraph" w:styleId="TOC1">
    <w:name w:val="toc 1"/>
    <w:basedOn w:val="Normal"/>
    <w:uiPriority w:val="39"/>
    <w:rsid w:val="00902434"/>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902434"/>
    <w:pPr>
      <w:ind w:left="1152"/>
    </w:pPr>
  </w:style>
  <w:style w:type="paragraph" w:styleId="Index3">
    <w:name w:val="index 3"/>
    <w:basedOn w:val="Index2"/>
    <w:semiHidden/>
    <w:rsid w:val="00902434"/>
    <w:pPr>
      <w:ind w:left="810" w:hanging="270"/>
    </w:pPr>
  </w:style>
  <w:style w:type="paragraph" w:styleId="Index2">
    <w:name w:val="index 2"/>
    <w:basedOn w:val="Index1"/>
    <w:semiHidden/>
    <w:rsid w:val="00902434"/>
    <w:pPr>
      <w:ind w:left="540" w:hanging="252"/>
    </w:pPr>
  </w:style>
  <w:style w:type="paragraph" w:styleId="Index1">
    <w:name w:val="index 1"/>
    <w:basedOn w:val="Normal"/>
    <w:semiHidden/>
    <w:rsid w:val="00902434"/>
    <w:pPr>
      <w:keepLines/>
      <w:spacing w:line="240" w:lineRule="atLeast"/>
      <w:ind w:left="270" w:hanging="270"/>
    </w:pPr>
  </w:style>
  <w:style w:type="paragraph" w:styleId="Header">
    <w:name w:val="header"/>
    <w:link w:val="HeaderChar"/>
    <w:rsid w:val="00902434"/>
    <w:pPr>
      <w:spacing w:after="0" w:line="240" w:lineRule="atLeast"/>
      <w:jc w:val="center"/>
    </w:pPr>
    <w:rPr>
      <w:rFonts w:eastAsia="Times New Roman"/>
      <w:sz w:val="24"/>
      <w:szCs w:val="20"/>
      <w:lang w:eastAsia="en-GB"/>
    </w:rPr>
  </w:style>
  <w:style w:type="character" w:customStyle="1" w:styleId="HeaderChar">
    <w:name w:val="Header Char"/>
    <w:basedOn w:val="DefaultParagraphFont"/>
    <w:link w:val="Header"/>
    <w:rsid w:val="00902434"/>
    <w:rPr>
      <w:rFonts w:eastAsia="Times New Roman"/>
      <w:sz w:val="24"/>
      <w:szCs w:val="20"/>
      <w:lang w:eastAsia="en-GB"/>
    </w:rPr>
  </w:style>
  <w:style w:type="character" w:styleId="FootnoteReference">
    <w:name w:val="footnote reference"/>
    <w:basedOn w:val="DefaultParagraphFont"/>
    <w:semiHidden/>
    <w:rsid w:val="00902434"/>
    <w:rPr>
      <w:position w:val="6"/>
      <w:sz w:val="16"/>
    </w:rPr>
  </w:style>
  <w:style w:type="paragraph" w:styleId="FootnoteText">
    <w:name w:val="footnote text"/>
    <w:basedOn w:val="Normal"/>
    <w:link w:val="FootnoteTextChar"/>
    <w:semiHidden/>
    <w:rsid w:val="00902434"/>
    <w:pPr>
      <w:spacing w:before="240" w:line="240" w:lineRule="atLeast"/>
      <w:ind w:left="432" w:hanging="432"/>
    </w:pPr>
  </w:style>
  <w:style w:type="character" w:customStyle="1" w:styleId="FootnoteTextChar">
    <w:name w:val="Footnote Text Char"/>
    <w:basedOn w:val="DefaultParagraphFont"/>
    <w:link w:val="FootnoteText"/>
    <w:uiPriority w:val="99"/>
    <w:semiHidden/>
    <w:rsid w:val="00902434"/>
    <w:rPr>
      <w:rFonts w:eastAsia="Times New Roman"/>
      <w:sz w:val="24"/>
      <w:szCs w:val="20"/>
      <w:lang w:eastAsia="en-GB"/>
    </w:rPr>
  </w:style>
  <w:style w:type="paragraph" w:styleId="NormalIndent">
    <w:name w:val="Normal Indent"/>
    <w:basedOn w:val="Normal"/>
    <w:rsid w:val="00902434"/>
    <w:pPr>
      <w:ind w:left="720"/>
    </w:pPr>
  </w:style>
  <w:style w:type="paragraph" w:customStyle="1" w:styleId="left-aligned">
    <w:name w:val="left-aligned"/>
    <w:basedOn w:val="Normal"/>
    <w:rsid w:val="00902434"/>
  </w:style>
  <w:style w:type="paragraph" w:customStyle="1" w:styleId="centred">
    <w:name w:val="centred"/>
    <w:basedOn w:val="Normal"/>
    <w:rsid w:val="00902434"/>
    <w:pPr>
      <w:jc w:val="center"/>
    </w:pPr>
  </w:style>
  <w:style w:type="paragraph" w:customStyle="1" w:styleId="right-aligned">
    <w:name w:val="right-aligned"/>
    <w:basedOn w:val="Normal"/>
    <w:rsid w:val="00902434"/>
    <w:pPr>
      <w:jc w:val="right"/>
    </w:pPr>
  </w:style>
  <w:style w:type="paragraph" w:customStyle="1" w:styleId="figurecaption">
    <w:name w:val="figure caption"/>
    <w:basedOn w:val="Normal"/>
    <w:next w:val="Normal"/>
    <w:rsid w:val="00902434"/>
    <w:pPr>
      <w:keepLines/>
      <w:spacing w:before="240" w:line="240" w:lineRule="atLeast"/>
      <w:ind w:left="547" w:hanging="547"/>
    </w:pPr>
  </w:style>
  <w:style w:type="paragraph" w:customStyle="1" w:styleId="typedblock">
    <w:name w:val="typed block"/>
    <w:basedOn w:val="Normal"/>
    <w:rsid w:val="00902434"/>
    <w:pPr>
      <w:keepLines/>
    </w:pPr>
    <w:rPr>
      <w:rFonts w:ascii="Courier New" w:hAnsi="Courier New"/>
    </w:rPr>
  </w:style>
  <w:style w:type="paragraph" w:customStyle="1" w:styleId="hangingindent">
    <w:name w:val="hanging indent"/>
    <w:basedOn w:val="Normal"/>
    <w:rsid w:val="00902434"/>
    <w:pPr>
      <w:ind w:left="576" w:hanging="576"/>
    </w:pPr>
  </w:style>
  <w:style w:type="paragraph" w:customStyle="1" w:styleId="Title1">
    <w:name w:val="Title1"/>
    <w:basedOn w:val="Normal"/>
    <w:next w:val="Subtitle1"/>
    <w:rsid w:val="00902434"/>
    <w:pPr>
      <w:spacing w:before="960" w:after="360"/>
      <w:jc w:val="center"/>
    </w:pPr>
    <w:rPr>
      <w:b/>
      <w:sz w:val="28"/>
    </w:rPr>
  </w:style>
  <w:style w:type="paragraph" w:customStyle="1" w:styleId="Subtitle1">
    <w:name w:val="Subtitle1"/>
    <w:basedOn w:val="Title1"/>
    <w:next w:val="centred"/>
    <w:rsid w:val="00902434"/>
    <w:pPr>
      <w:spacing w:before="360"/>
    </w:pPr>
    <w:rPr>
      <w:sz w:val="24"/>
    </w:rPr>
  </w:style>
  <w:style w:type="paragraph" w:customStyle="1" w:styleId="heading0">
    <w:name w:val="heading 0"/>
    <w:basedOn w:val="Normal"/>
    <w:next w:val="Heading1"/>
    <w:rsid w:val="00902434"/>
    <w:pPr>
      <w:pageBreakBefore/>
      <w:spacing w:before="1680" w:after="480" w:line="480" w:lineRule="atLeast"/>
      <w:jc w:val="center"/>
    </w:pPr>
    <w:rPr>
      <w:b/>
      <w:sz w:val="28"/>
    </w:rPr>
  </w:style>
  <w:style w:type="paragraph" w:customStyle="1" w:styleId="tablecaption">
    <w:name w:val="table caption"/>
    <w:basedOn w:val="Normal"/>
    <w:next w:val="Normal"/>
    <w:rsid w:val="00902434"/>
    <w:pPr>
      <w:keepNext/>
      <w:keepLines/>
      <w:spacing w:before="240" w:line="240" w:lineRule="atLeast"/>
      <w:ind w:left="540" w:hanging="540"/>
    </w:pPr>
  </w:style>
  <w:style w:type="paragraph" w:customStyle="1" w:styleId="tall">
    <w:name w:val="tall"/>
    <w:basedOn w:val="centred"/>
    <w:rsid w:val="00902434"/>
    <w:pPr>
      <w:keepNext/>
      <w:keepLines/>
      <w:spacing w:after="144" w:line="660" w:lineRule="exact"/>
    </w:pPr>
  </w:style>
  <w:style w:type="character" w:styleId="EndnoteReference">
    <w:name w:val="endnote reference"/>
    <w:basedOn w:val="DefaultParagraphFont"/>
    <w:semiHidden/>
    <w:rsid w:val="00902434"/>
    <w:rPr>
      <w:vertAlign w:val="superscript"/>
    </w:rPr>
  </w:style>
  <w:style w:type="paragraph" w:customStyle="1" w:styleId="figuredescription">
    <w:name w:val="figure description"/>
    <w:basedOn w:val="figurecaption"/>
    <w:next w:val="Normal"/>
    <w:rsid w:val="00902434"/>
    <w:pPr>
      <w:spacing w:before="0"/>
      <w:ind w:firstLine="0"/>
    </w:pPr>
  </w:style>
  <w:style w:type="paragraph" w:styleId="Footer">
    <w:name w:val="footer"/>
    <w:basedOn w:val="Normal"/>
    <w:link w:val="FooterChar"/>
    <w:uiPriority w:val="99"/>
    <w:rsid w:val="00902434"/>
    <w:pPr>
      <w:tabs>
        <w:tab w:val="center" w:pos="4153"/>
        <w:tab w:val="right" w:pos="8306"/>
      </w:tabs>
    </w:pPr>
  </w:style>
  <w:style w:type="character" w:customStyle="1" w:styleId="FooterChar">
    <w:name w:val="Footer Char"/>
    <w:basedOn w:val="DefaultParagraphFont"/>
    <w:link w:val="Footer"/>
    <w:uiPriority w:val="99"/>
    <w:rsid w:val="00902434"/>
    <w:rPr>
      <w:rFonts w:eastAsia="Times New Roman"/>
      <w:sz w:val="24"/>
      <w:szCs w:val="20"/>
      <w:lang w:eastAsia="en-GB"/>
    </w:rPr>
  </w:style>
  <w:style w:type="character" w:styleId="PageNumber">
    <w:name w:val="page number"/>
    <w:basedOn w:val="DefaultParagraphFont"/>
    <w:rsid w:val="00902434"/>
  </w:style>
  <w:style w:type="paragraph" w:customStyle="1" w:styleId="tabledescription">
    <w:name w:val="table description"/>
    <w:basedOn w:val="tablecaption"/>
    <w:next w:val="Normal"/>
    <w:rsid w:val="00902434"/>
    <w:pPr>
      <w:spacing w:before="0"/>
      <w:ind w:firstLine="0"/>
    </w:pPr>
  </w:style>
  <w:style w:type="paragraph" w:styleId="Caption">
    <w:name w:val="caption"/>
    <w:basedOn w:val="Normal"/>
    <w:next w:val="Description"/>
    <w:unhideWhenUsed/>
    <w:qFormat/>
    <w:rsid w:val="00902434"/>
    <w:pPr>
      <w:keepLines/>
      <w:spacing w:before="240" w:line="240" w:lineRule="atLeast"/>
      <w:ind w:left="547" w:hanging="547"/>
    </w:pPr>
    <w:rPr>
      <w:b/>
      <w:bCs/>
      <w:szCs w:val="24"/>
    </w:rPr>
  </w:style>
  <w:style w:type="character" w:styleId="Hyperlink">
    <w:name w:val="Hyperlink"/>
    <w:basedOn w:val="DefaultParagraphFont"/>
    <w:uiPriority w:val="99"/>
    <w:unhideWhenUsed/>
    <w:rsid w:val="00902434"/>
    <w:rPr>
      <w:color w:val="0000FF"/>
      <w:u w:val="single"/>
    </w:rPr>
  </w:style>
  <w:style w:type="paragraph" w:styleId="TableofFigures">
    <w:name w:val="table of figures"/>
    <w:basedOn w:val="TOC1"/>
    <w:next w:val="Normal"/>
    <w:uiPriority w:val="99"/>
    <w:rsid w:val="00902434"/>
    <w:pPr>
      <w:keepNext w:val="0"/>
      <w:ind w:left="547" w:hanging="547"/>
    </w:pPr>
  </w:style>
  <w:style w:type="paragraph" w:customStyle="1" w:styleId="Description">
    <w:name w:val="Description"/>
    <w:basedOn w:val="figuredescription"/>
    <w:next w:val="Normal"/>
    <w:qFormat/>
    <w:rsid w:val="00902434"/>
  </w:style>
  <w:style w:type="paragraph" w:styleId="Signature">
    <w:name w:val="Signature"/>
    <w:basedOn w:val="Normal"/>
    <w:link w:val="SignatureChar"/>
    <w:rsid w:val="00902434"/>
    <w:pPr>
      <w:ind w:left="4252"/>
    </w:pPr>
  </w:style>
  <w:style w:type="character" w:customStyle="1" w:styleId="SignatureChar">
    <w:name w:val="Signature Char"/>
    <w:basedOn w:val="DefaultParagraphFont"/>
    <w:link w:val="Signature"/>
    <w:rsid w:val="00902434"/>
    <w:rPr>
      <w:rFonts w:eastAsia="Times New Roman"/>
      <w:sz w:val="24"/>
      <w:szCs w:val="20"/>
      <w:lang w:eastAsia="en-GB"/>
    </w:rPr>
  </w:style>
  <w:style w:type="character" w:styleId="CommentReference">
    <w:name w:val="annotation reference"/>
    <w:basedOn w:val="DefaultParagraphFont"/>
    <w:uiPriority w:val="99"/>
    <w:semiHidden/>
    <w:unhideWhenUsed/>
    <w:rsid w:val="00902434"/>
    <w:rPr>
      <w:sz w:val="16"/>
      <w:szCs w:val="16"/>
    </w:rPr>
  </w:style>
  <w:style w:type="paragraph" w:styleId="CommentText">
    <w:name w:val="annotation text"/>
    <w:basedOn w:val="Normal"/>
    <w:link w:val="CommentTextChar"/>
    <w:uiPriority w:val="99"/>
    <w:unhideWhenUsed/>
    <w:rsid w:val="00902434"/>
    <w:pPr>
      <w:spacing w:line="240" w:lineRule="auto"/>
    </w:pPr>
    <w:rPr>
      <w:sz w:val="20"/>
    </w:rPr>
  </w:style>
  <w:style w:type="character" w:customStyle="1" w:styleId="CommentTextChar">
    <w:name w:val="Comment Text Char"/>
    <w:basedOn w:val="DefaultParagraphFont"/>
    <w:link w:val="CommentText"/>
    <w:uiPriority w:val="99"/>
    <w:rsid w:val="00902434"/>
    <w:rPr>
      <w:rFonts w:eastAsia="Times New Roman"/>
      <w:sz w:val="20"/>
      <w:szCs w:val="20"/>
      <w:lang w:eastAsia="en-GB"/>
    </w:rPr>
  </w:style>
  <w:style w:type="paragraph" w:styleId="CommentSubject">
    <w:name w:val="annotation subject"/>
    <w:basedOn w:val="CommentText"/>
    <w:next w:val="CommentText"/>
    <w:link w:val="CommentSubjectChar"/>
    <w:semiHidden/>
    <w:unhideWhenUsed/>
    <w:rsid w:val="00902434"/>
    <w:rPr>
      <w:b/>
      <w:bCs/>
    </w:rPr>
  </w:style>
  <w:style w:type="character" w:customStyle="1" w:styleId="CommentSubjectChar">
    <w:name w:val="Comment Subject Char"/>
    <w:basedOn w:val="CommentTextChar"/>
    <w:link w:val="CommentSubject"/>
    <w:semiHidden/>
    <w:rsid w:val="00902434"/>
    <w:rPr>
      <w:rFonts w:eastAsia="Times New Roman"/>
      <w:b/>
      <w:bCs/>
      <w:sz w:val="20"/>
      <w:szCs w:val="20"/>
      <w:lang w:eastAsia="en-GB"/>
    </w:rPr>
  </w:style>
  <w:style w:type="paragraph" w:styleId="BalloonText">
    <w:name w:val="Balloon Text"/>
    <w:basedOn w:val="Normal"/>
    <w:link w:val="BalloonTextChar"/>
    <w:semiHidden/>
    <w:unhideWhenUsed/>
    <w:rsid w:val="009024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02434"/>
    <w:rPr>
      <w:rFonts w:ascii="Segoe UI" w:eastAsia="Times New Roman" w:hAnsi="Segoe UI" w:cs="Segoe UI"/>
      <w:sz w:val="18"/>
      <w:szCs w:val="18"/>
      <w:lang w:eastAsia="en-GB"/>
    </w:rPr>
  </w:style>
  <w:style w:type="paragraph" w:styleId="ListParagraph">
    <w:name w:val="List Paragraph"/>
    <w:basedOn w:val="Normal"/>
    <w:uiPriority w:val="34"/>
    <w:qFormat/>
    <w:rsid w:val="00902434"/>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902434"/>
    <w:rPr>
      <w:color w:val="808080"/>
    </w:rPr>
  </w:style>
  <w:style w:type="character" w:styleId="FollowedHyperlink">
    <w:name w:val="FollowedHyperlink"/>
    <w:basedOn w:val="DefaultParagraphFont"/>
    <w:uiPriority w:val="99"/>
    <w:semiHidden/>
    <w:unhideWhenUsed/>
    <w:rsid w:val="00902434"/>
    <w:rPr>
      <w:color w:val="954F72" w:themeColor="followedHyperlink"/>
      <w:u w:val="single"/>
    </w:rPr>
  </w:style>
  <w:style w:type="character" w:customStyle="1" w:styleId="NoneA">
    <w:name w:val="None A"/>
    <w:rsid w:val="00902434"/>
    <w:rPr>
      <w:lang w:val="en-US"/>
    </w:rPr>
  </w:style>
  <w:style w:type="paragraph" w:customStyle="1" w:styleId="Body">
    <w:name w:val="Body"/>
    <w:rsid w:val="00902434"/>
    <w:pPr>
      <w:pBdr>
        <w:top w:val="nil"/>
        <w:left w:val="nil"/>
        <w:bottom w:val="nil"/>
        <w:right w:val="nil"/>
        <w:between w:val="nil"/>
        <w:bar w:val="nil"/>
      </w:pBdr>
      <w:spacing w:after="0" w:line="240" w:lineRule="auto"/>
    </w:pPr>
    <w:rPr>
      <w:rFonts w:eastAsia="Arial Unicode MS" w:cs="Arial Unicode MS"/>
      <w:color w:val="000000"/>
      <w:sz w:val="20"/>
      <w:szCs w:val="20"/>
      <w:u w:color="000000"/>
      <w:bdr w:val="nil"/>
      <w:lang w:val="en-US" w:eastAsia="en-GB"/>
    </w:rPr>
  </w:style>
  <w:style w:type="character" w:styleId="Strong">
    <w:name w:val="Strong"/>
    <w:basedOn w:val="DefaultParagraphFont"/>
    <w:uiPriority w:val="22"/>
    <w:qFormat/>
    <w:rsid w:val="00902434"/>
    <w:rPr>
      <w:b/>
      <w:bCs/>
    </w:rPr>
  </w:style>
  <w:style w:type="character" w:styleId="Emphasis">
    <w:name w:val="Emphasis"/>
    <w:basedOn w:val="DefaultParagraphFont"/>
    <w:uiPriority w:val="20"/>
    <w:qFormat/>
    <w:rsid w:val="00902434"/>
    <w:rPr>
      <w:i/>
      <w:iCs/>
    </w:rPr>
  </w:style>
  <w:style w:type="table" w:styleId="TableGrid">
    <w:name w:val="Table Grid"/>
    <w:basedOn w:val="TableNormal"/>
    <w:uiPriority w:val="39"/>
    <w:rsid w:val="00902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902434"/>
    <w:pPr>
      <w:spacing w:after="100"/>
      <w:ind w:left="960"/>
    </w:pPr>
  </w:style>
  <w:style w:type="paragraph" w:styleId="NormalWeb">
    <w:name w:val="Normal (Web)"/>
    <w:basedOn w:val="Normal"/>
    <w:uiPriority w:val="99"/>
    <w:unhideWhenUsed/>
    <w:rsid w:val="00902434"/>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982049">
      <w:bodyDiv w:val="1"/>
      <w:marLeft w:val="0"/>
      <w:marRight w:val="0"/>
      <w:marTop w:val="0"/>
      <w:marBottom w:val="0"/>
      <w:divBdr>
        <w:top w:val="none" w:sz="0" w:space="0" w:color="auto"/>
        <w:left w:val="none" w:sz="0" w:space="0" w:color="auto"/>
        <w:bottom w:val="none" w:sz="0" w:space="0" w:color="auto"/>
        <w:right w:val="none" w:sz="0" w:space="0" w:color="auto"/>
      </w:divBdr>
    </w:div>
    <w:div w:id="20694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microsoft.com/office/2016/09/relationships/commentsIds" Target="commentsIds.xml"/><Relationship Id="rId26" Type="http://schemas.openxmlformats.org/officeDocument/2006/relationships/image" Target="media/image12.tiff"/><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tiff"/><Relationship Id="rId17" Type="http://schemas.microsoft.com/office/2011/relationships/commentsExtended" Target="commentsExtended.xml"/><Relationship Id="rId25" Type="http://schemas.openxmlformats.org/officeDocument/2006/relationships/image" Target="media/image11.tiff"/><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m.wilkie@leeds.ac.uk" TargetMode="External"/><Relationship Id="rId24" Type="http://schemas.openxmlformats.org/officeDocument/2006/relationships/image" Target="media/image10.tiff"/><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image" Target="media/image9.tif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tif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8.tiff"/><Relationship Id="rId27" Type="http://schemas.openxmlformats.org/officeDocument/2006/relationships/image" Target="media/image13.tif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BE5FABAFFD4F42BA9613D1F95134BD" ma:contentTypeVersion="13" ma:contentTypeDescription="Create a new document." ma:contentTypeScope="" ma:versionID="977d2b6542641e99f640cc8b9520e408">
  <xsd:schema xmlns:xsd="http://www.w3.org/2001/XMLSchema" xmlns:xs="http://www.w3.org/2001/XMLSchema" xmlns:p="http://schemas.microsoft.com/office/2006/metadata/properties" xmlns:ns3="d59cbc1a-eadf-44b8-8ca5-7a13ba858644" xmlns:ns4="18d0a50e-60fa-4525-a340-b1bbf3aa5e0c" targetNamespace="http://schemas.microsoft.com/office/2006/metadata/properties" ma:root="true" ma:fieldsID="719dda015e0f4bc99f664e25245e38d0" ns3:_="" ns4:_="">
    <xsd:import namespace="d59cbc1a-eadf-44b8-8ca5-7a13ba858644"/>
    <xsd:import namespace="18d0a50e-60fa-4525-a340-b1bbf3aa5e0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9cbc1a-eadf-44b8-8ca5-7a13ba858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d0a50e-60fa-4525-a340-b1bbf3aa5e0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7BA3-79C1-40C9-B4E4-D4F9804B3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9cbc1a-eadf-44b8-8ca5-7a13ba858644"/>
    <ds:schemaRef ds:uri="18d0a50e-60fa-4525-a340-b1bbf3aa5e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8842E4-2596-4322-AFC2-3D525F950FB2}">
  <ds:schemaRefs>
    <ds:schemaRef ds:uri="http://schemas.microsoft.com/sharepoint/v3/contenttype/forms"/>
  </ds:schemaRefs>
</ds:datastoreItem>
</file>

<file path=customXml/itemProps3.xml><?xml version="1.0" encoding="utf-8"?>
<ds:datastoreItem xmlns:ds="http://schemas.openxmlformats.org/officeDocument/2006/customXml" ds:itemID="{FB345EE6-114D-43DC-AF94-6A33EECDF8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0B859B-AA37-4E48-954F-FA05F986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35</Pages>
  <Words>31490</Words>
  <Characters>179493</Characters>
  <Application>Microsoft Office Word</Application>
  <DocSecurity>0</DocSecurity>
  <Lines>1495</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 [RPG]</dc:creator>
  <cp:keywords/>
  <dc:description/>
  <cp:lastModifiedBy>Courtney Goodridge</cp:lastModifiedBy>
  <cp:revision>18</cp:revision>
  <dcterms:created xsi:type="dcterms:W3CDTF">2022-03-23T12:36:00Z</dcterms:created>
  <dcterms:modified xsi:type="dcterms:W3CDTF">2022-07-07T12:23:00Z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0x0101003BBE5FABAFFD4F42BA9613D1F95134BD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55b390c7-77a9-353e-8b16-89cc8cbd855b</vt:lpwstr>
  </property>
  <property fmtid="{D5CDD505-2E9C-101B-9397-08002B2CF9AE}" pid="25" name="Mendeley Citation Style_1">
    <vt:lpwstr>http://www.zotero.org/styles/apa</vt:lpwstr>
  </property>
</Properties>
</file>